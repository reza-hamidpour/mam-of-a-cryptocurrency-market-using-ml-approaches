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6DABC" w14:textId="235520BB" w:rsidR="008A55B5" w:rsidRDefault="00094999" w:rsidP="0079347B">
      <w:pPr>
        <w:pStyle w:val="papertitle"/>
        <w:rPr>
          <w:rFonts w:eastAsia="MS Mincho"/>
        </w:rPr>
      </w:pPr>
      <w:del w:id="2" w:author="SDN" w:date="2021-01-31T19:54:00Z">
        <w:r w:rsidDel="00B64726">
          <w:rPr>
            <w:rFonts w:eastAsia="MS Mincho"/>
          </w:rPr>
          <w:delText xml:space="preserve">Aggregation </w:delText>
        </w:r>
      </w:del>
      <w:ins w:id="3" w:author="SDN" w:date="2021-01-31T19:54:00Z">
        <w:r w:rsidR="00B64726">
          <w:rPr>
            <w:rFonts w:eastAsia="MS Mincho"/>
          </w:rPr>
          <w:t xml:space="preserve">Collection </w:t>
        </w:r>
      </w:ins>
      <w:r>
        <w:rPr>
          <w:rFonts w:eastAsia="MS Mincho"/>
        </w:rPr>
        <w:t xml:space="preserve">and Analysis </w:t>
      </w:r>
      <w:r w:rsidR="008E025B">
        <w:rPr>
          <w:rFonts w:eastAsia="MS Mincho"/>
        </w:rPr>
        <w:t xml:space="preserve">of </w:t>
      </w:r>
      <w:ins w:id="4" w:author="SDN" w:date="2021-01-31T20:22:00Z">
        <w:r w:rsidR="00952CDC">
          <w:rPr>
            <w:rFonts w:eastAsia="MS Mincho"/>
          </w:rPr>
          <w:t xml:space="preserve">Financial Exchange </w:t>
        </w:r>
      </w:ins>
      <w:ins w:id="5" w:author="SDN" w:date="2021-01-31T20:23:00Z">
        <w:r w:rsidR="00952CDC">
          <w:rPr>
            <w:rFonts w:eastAsia="MS Mincho"/>
          </w:rPr>
          <w:t>Data on</w:t>
        </w:r>
      </w:ins>
      <w:ins w:id="6" w:author="SDN" w:date="2021-01-31T20:22:00Z">
        <w:r w:rsidR="00952CDC">
          <w:rPr>
            <w:rFonts w:eastAsia="MS Mincho"/>
          </w:rPr>
          <w:t xml:space="preserve"> </w:t>
        </w:r>
      </w:ins>
      <w:del w:id="7" w:author="SDN" w:date="2021-01-31T19:55:00Z">
        <w:r w:rsidR="008E025B" w:rsidDel="00B64726">
          <w:rPr>
            <w:rFonts w:eastAsia="MS Mincho"/>
          </w:rPr>
          <w:delText>B</w:delText>
        </w:r>
        <w:r w:rsidR="008E025B" w:rsidRPr="008E025B" w:rsidDel="00B64726">
          <w:rPr>
            <w:rFonts w:eastAsia="MS Mincho"/>
          </w:rPr>
          <w:delText>lockchain-</w:delText>
        </w:r>
        <w:r w:rsidR="008E025B" w:rsidDel="00B64726">
          <w:rPr>
            <w:rFonts w:eastAsia="MS Mincho"/>
          </w:rPr>
          <w:delText>B</w:delText>
        </w:r>
        <w:r w:rsidR="008E025B" w:rsidRPr="008E025B" w:rsidDel="00B64726">
          <w:rPr>
            <w:rFonts w:eastAsia="MS Mincho"/>
          </w:rPr>
          <w:delText xml:space="preserve">ased </w:delText>
        </w:r>
      </w:del>
      <w:del w:id="8" w:author="SDN" w:date="2021-02-01T10:38:00Z">
        <w:r w:rsidR="008E025B" w:rsidRPr="008E025B" w:rsidDel="0079347B">
          <w:rPr>
            <w:rFonts w:eastAsia="MS Mincho"/>
          </w:rPr>
          <w:delText>Stellar</w:delText>
        </w:r>
      </w:del>
      <w:ins w:id="9" w:author="SDN" w:date="2021-02-01T10:38:00Z">
        <w:r w:rsidR="0079347B">
          <w:rPr>
            <w:rFonts w:eastAsia="MS Mincho"/>
          </w:rPr>
          <w:t>the Stellar</w:t>
        </w:r>
      </w:ins>
      <w:r w:rsidR="008E025B" w:rsidRPr="008E025B">
        <w:rPr>
          <w:rFonts w:eastAsia="MS Mincho"/>
        </w:rPr>
        <w:t xml:space="preserve"> </w:t>
      </w:r>
      <w:del w:id="10" w:author="SDN" w:date="2021-01-31T20:21:00Z">
        <w:r w:rsidR="008E025B" w:rsidDel="00952CDC">
          <w:rPr>
            <w:rFonts w:eastAsia="MS Mincho"/>
          </w:rPr>
          <w:delText>F</w:delText>
        </w:r>
        <w:r w:rsidR="008E025B" w:rsidRPr="008E025B" w:rsidDel="00952CDC">
          <w:rPr>
            <w:rFonts w:eastAsia="MS Mincho"/>
          </w:rPr>
          <w:delText xml:space="preserve">inancial </w:delText>
        </w:r>
        <w:r w:rsidR="008E025B" w:rsidDel="00952CDC">
          <w:rPr>
            <w:rFonts w:eastAsia="MS Mincho"/>
          </w:rPr>
          <w:delText>E</w:delText>
        </w:r>
        <w:r w:rsidR="008E025B" w:rsidRPr="008E025B" w:rsidDel="00952CDC">
          <w:rPr>
            <w:rFonts w:eastAsia="MS Mincho"/>
          </w:rPr>
          <w:delText xml:space="preserve">xchange </w:delText>
        </w:r>
      </w:del>
      <w:del w:id="11" w:author="SDN" w:date="2021-01-31T20:20:00Z">
        <w:r w:rsidR="008E025B" w:rsidDel="00952CDC">
          <w:rPr>
            <w:rFonts w:eastAsia="MS Mincho"/>
          </w:rPr>
          <w:delText>N</w:delText>
        </w:r>
        <w:r w:rsidR="008E025B" w:rsidRPr="008E025B" w:rsidDel="00952CDC">
          <w:rPr>
            <w:rFonts w:eastAsia="MS Mincho"/>
          </w:rPr>
          <w:delText xml:space="preserve">etwork </w:delText>
        </w:r>
      </w:del>
      <w:ins w:id="12" w:author="SDN" w:date="2021-01-31T20:20:00Z">
        <w:r w:rsidR="00952CDC">
          <w:rPr>
            <w:rFonts w:eastAsia="MS Mincho"/>
          </w:rPr>
          <w:t>Blockchain</w:t>
        </w:r>
        <w:r w:rsidR="00952CDC" w:rsidRPr="008E025B">
          <w:rPr>
            <w:rFonts w:eastAsia="MS Mincho"/>
          </w:rPr>
          <w:t xml:space="preserve"> </w:t>
        </w:r>
      </w:ins>
    </w:p>
    <w:p w14:paraId="1D822B8D" w14:textId="77777777" w:rsidR="008A55B5" w:rsidRDefault="008A55B5">
      <w:pPr>
        <w:pStyle w:val="Author"/>
        <w:rPr>
          <w:rFonts w:eastAsia="MS Mincho"/>
        </w:rPr>
        <w:sectPr w:rsidR="008A55B5" w:rsidSect="00E676E3">
          <w:headerReference w:type="default" r:id="rId8"/>
          <w:footerReference w:type="default" r:id="rId9"/>
          <w:pgSz w:w="11909" w:h="16834" w:code="9"/>
          <w:pgMar w:top="1080" w:right="734" w:bottom="2434" w:left="734" w:header="142" w:footer="720" w:gutter="0"/>
          <w:cols w:space="720"/>
          <w:docGrid w:linePitch="360"/>
        </w:sectPr>
      </w:pPr>
    </w:p>
    <w:p w14:paraId="25CD7E1E" w14:textId="77777777" w:rsidR="008A55B5" w:rsidRDefault="00817569" w:rsidP="00817569">
      <w:pPr>
        <w:pStyle w:val="Author"/>
        <w:rPr>
          <w:rFonts w:eastAsia="MS Mincho"/>
        </w:rPr>
      </w:pPr>
      <w:r>
        <w:rPr>
          <w:rFonts w:eastAsia="MS Mincho"/>
        </w:rPr>
        <w:t>Reza Hamidpour Badoe</w:t>
      </w:r>
    </w:p>
    <w:p w14:paraId="576BF9B9" w14:textId="77777777" w:rsidR="00A620AC" w:rsidRDefault="00A620AC" w:rsidP="00A620AC">
      <w:pPr>
        <w:pStyle w:val="Affiliation"/>
        <w:rPr>
          <w:rFonts w:eastAsia="MS Mincho"/>
        </w:rPr>
      </w:pPr>
      <w:r>
        <w:rPr>
          <w:rFonts w:eastAsia="MS Mincho"/>
        </w:rPr>
        <w:t>Electrical and Computer Engineering Faculty</w:t>
      </w:r>
    </w:p>
    <w:p w14:paraId="64580A38" w14:textId="77777777" w:rsidR="008A55B5" w:rsidRDefault="00A620AC" w:rsidP="00A620AC">
      <w:pPr>
        <w:pStyle w:val="Affiliation"/>
        <w:rPr>
          <w:rFonts w:eastAsia="MS Mincho"/>
        </w:rPr>
      </w:pPr>
      <w:r>
        <w:rPr>
          <w:rFonts w:eastAsia="MS Mincho"/>
        </w:rPr>
        <w:t>Tarbiat Modares University</w:t>
      </w:r>
    </w:p>
    <w:p w14:paraId="208CE248" w14:textId="77777777" w:rsidR="008A55B5" w:rsidRDefault="00817569" w:rsidP="00817569">
      <w:pPr>
        <w:pStyle w:val="Affiliation"/>
        <w:rPr>
          <w:rFonts w:eastAsia="MS Mincho"/>
        </w:rPr>
      </w:pPr>
      <w:r>
        <w:rPr>
          <w:rFonts w:eastAsia="MS Mincho"/>
        </w:rPr>
        <w:t>Tehran,</w:t>
      </w:r>
      <w:r w:rsidR="008A55B5">
        <w:rPr>
          <w:rFonts w:eastAsia="MS Mincho"/>
        </w:rPr>
        <w:t xml:space="preserve"> </w:t>
      </w:r>
      <w:r>
        <w:rPr>
          <w:rFonts w:eastAsia="MS Mincho"/>
        </w:rPr>
        <w:t>Iran</w:t>
      </w:r>
    </w:p>
    <w:p w14:paraId="57D1B920" w14:textId="77777777" w:rsidR="008A55B5" w:rsidRDefault="00817569">
      <w:pPr>
        <w:pStyle w:val="Affiliation"/>
        <w:rPr>
          <w:rFonts w:eastAsia="MS Mincho"/>
        </w:rPr>
      </w:pPr>
      <w:r>
        <w:rPr>
          <w:rFonts w:eastAsia="MS Mincho"/>
        </w:rPr>
        <w:t>reza.hamidpour@modares.ac.ir</w:t>
      </w:r>
    </w:p>
    <w:p w14:paraId="23B7D9B7" w14:textId="77777777" w:rsidR="008A55B5" w:rsidRDefault="00817569" w:rsidP="00817569">
      <w:pPr>
        <w:pStyle w:val="Author"/>
        <w:rPr>
          <w:rFonts w:eastAsia="MS Mincho"/>
        </w:rPr>
      </w:pPr>
      <w:r>
        <w:rPr>
          <w:rFonts w:eastAsia="MS Mincho"/>
        </w:rPr>
        <w:t>Sadegh Dorri Nog</w:t>
      </w:r>
      <w:r w:rsidR="00A620AC">
        <w:rPr>
          <w:rFonts w:eastAsia="MS Mincho"/>
        </w:rPr>
        <w:t>o</w:t>
      </w:r>
      <w:r>
        <w:rPr>
          <w:rFonts w:eastAsia="MS Mincho"/>
        </w:rPr>
        <w:t>orani</w:t>
      </w:r>
    </w:p>
    <w:p w14:paraId="5F281A32" w14:textId="77777777" w:rsidR="00A620AC" w:rsidRDefault="00A620AC" w:rsidP="00A620AC">
      <w:pPr>
        <w:pStyle w:val="Affiliation"/>
        <w:rPr>
          <w:rFonts w:eastAsia="MS Mincho"/>
        </w:rPr>
      </w:pPr>
      <w:r>
        <w:rPr>
          <w:rFonts w:eastAsia="MS Mincho"/>
        </w:rPr>
        <w:t>Electrical and Computer Engineering Faculty</w:t>
      </w:r>
    </w:p>
    <w:p w14:paraId="2081CC67" w14:textId="77777777" w:rsidR="00A620AC" w:rsidRDefault="00A620AC" w:rsidP="00A620AC">
      <w:pPr>
        <w:pStyle w:val="Affiliation"/>
        <w:rPr>
          <w:rFonts w:eastAsia="MS Mincho"/>
        </w:rPr>
      </w:pPr>
      <w:r>
        <w:rPr>
          <w:rFonts w:eastAsia="MS Mincho"/>
        </w:rPr>
        <w:t>Tarbiat Modares University</w:t>
      </w:r>
    </w:p>
    <w:p w14:paraId="2E8B55E6" w14:textId="77777777" w:rsidR="00A620AC" w:rsidRDefault="00A620AC" w:rsidP="00A620AC">
      <w:pPr>
        <w:pStyle w:val="Affiliation"/>
        <w:rPr>
          <w:rFonts w:eastAsia="MS Mincho"/>
        </w:rPr>
      </w:pPr>
      <w:r>
        <w:rPr>
          <w:rFonts w:eastAsia="MS Mincho"/>
        </w:rPr>
        <w:t>Tehran, Iran</w:t>
      </w:r>
    </w:p>
    <w:p w14:paraId="326B2129" w14:textId="77777777" w:rsidR="008A55B5" w:rsidRDefault="00A620AC">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dorri@modares.ac.ir</w:t>
      </w:r>
    </w:p>
    <w:p w14:paraId="52E3FC1B" w14:textId="77777777" w:rsidR="008A55B5" w:rsidRDefault="008A55B5">
      <w:pPr>
        <w:pStyle w:val="Affiliation"/>
        <w:rPr>
          <w:rFonts w:eastAsia="MS Mincho"/>
        </w:rPr>
      </w:pPr>
    </w:p>
    <w:p w14:paraId="0F4B8C53" w14:textId="77777777" w:rsidR="008A55B5" w:rsidRDefault="008A55B5">
      <w:pPr>
        <w:rPr>
          <w:rFonts w:eastAsia="MS Mincho"/>
        </w:rPr>
      </w:pPr>
    </w:p>
    <w:p w14:paraId="605310EF"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DBD9749" w14:textId="15DACBA7" w:rsidR="00BA7E0B" w:rsidRDefault="008A55B5">
      <w:pPr>
        <w:rPr>
          <w:rFonts w:asciiTheme="majorBidi" w:hAnsiTheme="majorBidi" w:cstheme="majorBidi"/>
          <w:sz w:val="28"/>
          <w:szCs w:val="28"/>
        </w:rPr>
      </w:pPr>
      <w:r>
        <w:rPr>
          <w:rFonts w:eastAsia="MS Mincho"/>
          <w:i/>
          <w:iCs/>
        </w:rPr>
        <w:t>Abstract</w:t>
      </w:r>
      <w:r>
        <w:rPr>
          <w:rFonts w:eastAsia="MS Mincho"/>
        </w:rPr>
        <w:t>—</w:t>
      </w:r>
      <w:r w:rsidR="00BA7E0B">
        <w:t xml:space="preserve"> </w:t>
      </w:r>
      <w:r w:rsidR="00BA7E0B" w:rsidRPr="00BA7E0B">
        <w:rPr>
          <w:b/>
          <w:bCs/>
          <w:sz w:val="18"/>
          <w:szCs w:val="18"/>
        </w:rPr>
        <w:t xml:space="preserve">One of the most important issues that researchers in various fields such as computers and economics need today is the </w:t>
      </w:r>
      <w:ins w:id="13" w:author="SDN" w:date="2021-01-31T20:24:00Z">
        <w:r w:rsidR="00952CDC">
          <w:rPr>
            <w:b/>
            <w:bCs/>
            <w:sz w:val="18"/>
            <w:szCs w:val="18"/>
          </w:rPr>
          <w:t xml:space="preserve">underlying </w:t>
        </w:r>
      </w:ins>
      <w:r w:rsidR="00BA7E0B" w:rsidRPr="00BA7E0B">
        <w:rPr>
          <w:b/>
          <w:bCs/>
          <w:sz w:val="18"/>
          <w:szCs w:val="18"/>
        </w:rPr>
        <w:t xml:space="preserve">data </w:t>
      </w:r>
      <w:ins w:id="14" w:author="SDN" w:date="2021-01-31T20:24:00Z">
        <w:r w:rsidR="00952CDC">
          <w:rPr>
            <w:b/>
            <w:bCs/>
            <w:sz w:val="18"/>
            <w:szCs w:val="18"/>
          </w:rPr>
          <w:t xml:space="preserve">related to exchange of </w:t>
        </w:r>
      </w:ins>
      <w:ins w:id="15" w:author="SDN" w:date="2021-01-31T20:25:00Z">
        <w:r w:rsidR="00952CDC">
          <w:rPr>
            <w:b/>
            <w:bCs/>
            <w:sz w:val="18"/>
            <w:szCs w:val="18"/>
          </w:rPr>
          <w:t xml:space="preserve">money (in </w:t>
        </w:r>
      </w:ins>
      <w:del w:id="16" w:author="SDN" w:date="2021-01-31T20:24:00Z">
        <w:r w:rsidR="00BA7E0B" w:rsidRPr="00BA7E0B" w:rsidDel="00952CDC">
          <w:rPr>
            <w:b/>
            <w:bCs/>
            <w:sz w:val="18"/>
            <w:szCs w:val="18"/>
          </w:rPr>
          <w:delText xml:space="preserve">of </w:delText>
        </w:r>
      </w:del>
      <w:r w:rsidR="00BA7E0B" w:rsidRPr="00BA7E0B">
        <w:rPr>
          <w:b/>
          <w:bCs/>
          <w:sz w:val="18"/>
          <w:szCs w:val="18"/>
        </w:rPr>
        <w:t xml:space="preserve">cryptocurrency </w:t>
      </w:r>
      <w:ins w:id="17" w:author="SDN" w:date="2021-01-31T20:25:00Z">
        <w:r w:rsidR="00952CDC">
          <w:rPr>
            <w:b/>
            <w:bCs/>
            <w:sz w:val="18"/>
            <w:szCs w:val="18"/>
          </w:rPr>
          <w:t>form or fiat money)</w:t>
        </w:r>
      </w:ins>
      <w:ins w:id="18" w:author="SDN" w:date="2021-01-31T20:26:00Z">
        <w:r w:rsidR="00952CDC">
          <w:rPr>
            <w:b/>
            <w:bCs/>
            <w:sz w:val="18"/>
            <w:szCs w:val="18"/>
          </w:rPr>
          <w:t xml:space="preserve">. Analysis of such data enables one </w:t>
        </w:r>
      </w:ins>
      <w:del w:id="19" w:author="SDN" w:date="2021-01-31T20:26:00Z">
        <w:r w:rsidR="00BA7E0B" w:rsidRPr="00BA7E0B" w:rsidDel="00952CDC">
          <w:rPr>
            <w:b/>
            <w:bCs/>
            <w:sz w:val="18"/>
            <w:szCs w:val="18"/>
          </w:rPr>
          <w:delText xml:space="preserve">transfers along with traditional currencies, in a way </w:delText>
        </w:r>
      </w:del>
      <w:r w:rsidR="00BA7E0B" w:rsidRPr="00BA7E0B">
        <w:rPr>
          <w:b/>
          <w:bCs/>
          <w:sz w:val="18"/>
          <w:szCs w:val="18"/>
        </w:rPr>
        <w:t xml:space="preserve">to </w:t>
      </w:r>
      <w:del w:id="20" w:author="SDN" w:date="2021-01-31T20:26:00Z">
        <w:r w:rsidR="00BA7E0B" w:rsidRPr="00BA7E0B" w:rsidDel="00952CDC">
          <w:rPr>
            <w:b/>
            <w:bCs/>
            <w:sz w:val="18"/>
            <w:szCs w:val="18"/>
          </w:rPr>
          <w:delText xml:space="preserve">be able to </w:delText>
        </w:r>
      </w:del>
      <w:r w:rsidR="00BA7E0B" w:rsidRPr="00BA7E0B">
        <w:rPr>
          <w:b/>
          <w:bCs/>
          <w:sz w:val="18"/>
          <w:szCs w:val="18"/>
        </w:rPr>
        <w:t xml:space="preserve">evaluate the growth rate of cryptocurrencies or the impact of various rules and </w:t>
      </w:r>
      <w:ins w:id="21" w:author="SDN" w:date="2021-01-31T20:27:00Z">
        <w:r w:rsidR="00952CDC">
          <w:rPr>
            <w:b/>
            <w:bCs/>
            <w:sz w:val="18"/>
            <w:szCs w:val="18"/>
          </w:rPr>
          <w:t xml:space="preserve">regulatory </w:t>
        </w:r>
      </w:ins>
      <w:r w:rsidR="00BA7E0B" w:rsidRPr="00BA7E0B">
        <w:rPr>
          <w:b/>
          <w:bCs/>
          <w:sz w:val="18"/>
          <w:szCs w:val="18"/>
        </w:rPr>
        <w:t xml:space="preserve">issues </w:t>
      </w:r>
      <w:del w:id="22" w:author="SDN" w:date="2021-01-31T20:27:00Z">
        <w:r w:rsidR="00BA7E0B" w:rsidRPr="00BA7E0B" w:rsidDel="00952CDC">
          <w:rPr>
            <w:b/>
            <w:bCs/>
            <w:sz w:val="18"/>
            <w:szCs w:val="18"/>
          </w:rPr>
          <w:delText xml:space="preserve">of blockchain networks </w:delText>
        </w:r>
      </w:del>
      <w:r w:rsidR="00BA7E0B" w:rsidRPr="00BA7E0B">
        <w:rPr>
          <w:b/>
          <w:bCs/>
          <w:sz w:val="18"/>
          <w:szCs w:val="18"/>
        </w:rPr>
        <w:t xml:space="preserve">on </w:t>
      </w:r>
      <w:ins w:id="23" w:author="SDN" w:date="2021-01-31T20:28:00Z">
        <w:r w:rsidR="00952CDC">
          <w:rPr>
            <w:b/>
            <w:bCs/>
            <w:sz w:val="18"/>
            <w:szCs w:val="18"/>
          </w:rPr>
          <w:t xml:space="preserve">exchange markets. </w:t>
        </w:r>
      </w:ins>
      <w:del w:id="24" w:author="SDN" w:date="2021-01-31T20:27:00Z">
        <w:r w:rsidR="00BA7E0B" w:rsidRPr="00BA7E0B" w:rsidDel="00952CDC">
          <w:rPr>
            <w:b/>
            <w:bCs/>
            <w:sz w:val="18"/>
            <w:szCs w:val="18"/>
          </w:rPr>
          <w:delText xml:space="preserve">these new </w:delText>
        </w:r>
      </w:del>
      <w:del w:id="25" w:author="SDN" w:date="2021-01-31T20:28:00Z">
        <w:r w:rsidR="00BA7E0B" w:rsidRPr="00BA7E0B" w:rsidDel="00952CDC">
          <w:rPr>
            <w:b/>
            <w:bCs/>
            <w:sz w:val="18"/>
            <w:szCs w:val="18"/>
          </w:rPr>
          <w:delText xml:space="preserve">currencies as well as traditional currencies together. </w:delText>
        </w:r>
      </w:del>
      <w:r w:rsidR="00BA7E0B" w:rsidRPr="00BA7E0B">
        <w:rPr>
          <w:b/>
          <w:bCs/>
          <w:sz w:val="18"/>
          <w:szCs w:val="18"/>
        </w:rPr>
        <w:t>In this</w:t>
      </w:r>
      <w:del w:id="26" w:author="SDN" w:date="2021-01-31T20:28:00Z">
        <w:r w:rsidR="00BA7E0B" w:rsidRPr="00BA7E0B" w:rsidDel="00952CDC">
          <w:rPr>
            <w:b/>
            <w:bCs/>
            <w:sz w:val="18"/>
            <w:szCs w:val="18"/>
          </w:rPr>
          <w:delText xml:space="preserve"> article</w:delText>
        </w:r>
      </w:del>
      <w:ins w:id="27" w:author="SDN" w:date="2021-01-31T20:28:00Z">
        <w:r w:rsidR="00952CDC">
          <w:rPr>
            <w:b/>
            <w:bCs/>
            <w:sz w:val="18"/>
            <w:szCs w:val="18"/>
          </w:rPr>
          <w:t xml:space="preserve"> paper</w:t>
        </w:r>
      </w:ins>
      <w:r w:rsidR="00BA7E0B" w:rsidRPr="00BA7E0B">
        <w:rPr>
          <w:b/>
          <w:bCs/>
          <w:sz w:val="18"/>
          <w:szCs w:val="18"/>
        </w:rPr>
        <w:t xml:space="preserve">, we </w:t>
      </w:r>
      <w:del w:id="28" w:author="SDN" w:date="2021-01-31T20:28:00Z">
        <w:r w:rsidR="00BA7E0B" w:rsidRPr="00BA7E0B" w:rsidDel="00952CDC">
          <w:rPr>
            <w:b/>
            <w:bCs/>
            <w:sz w:val="18"/>
            <w:szCs w:val="18"/>
          </w:rPr>
          <w:delText xml:space="preserve">are going to present </w:delText>
        </w:r>
      </w:del>
      <w:ins w:id="29" w:author="SDN" w:date="2021-01-31T20:28:00Z">
        <w:r w:rsidR="00952CDC">
          <w:rPr>
            <w:b/>
            <w:bCs/>
            <w:sz w:val="18"/>
            <w:szCs w:val="18"/>
          </w:rPr>
          <w:t xml:space="preserve">introduce </w:t>
        </w:r>
      </w:ins>
      <w:r w:rsidR="00BA7E0B" w:rsidRPr="00BA7E0B">
        <w:rPr>
          <w:b/>
          <w:bCs/>
          <w:sz w:val="18"/>
          <w:szCs w:val="18"/>
        </w:rPr>
        <w:t xml:space="preserve">a new data set </w:t>
      </w:r>
      <w:ins w:id="30" w:author="SDN" w:date="2021-01-31T20:28:00Z">
        <w:r w:rsidR="00952CDC">
          <w:rPr>
            <w:b/>
            <w:bCs/>
            <w:sz w:val="18"/>
            <w:szCs w:val="18"/>
          </w:rPr>
          <w:t xml:space="preserve">collected </w:t>
        </w:r>
      </w:ins>
      <w:del w:id="31" w:author="SDN" w:date="2021-01-31T20:28:00Z">
        <w:r w:rsidR="00BA7E0B" w:rsidRPr="00BA7E0B" w:rsidDel="00952CDC">
          <w:rPr>
            <w:b/>
            <w:bCs/>
            <w:sz w:val="18"/>
            <w:szCs w:val="18"/>
          </w:rPr>
          <w:delText xml:space="preserve">created by </w:delText>
        </w:r>
      </w:del>
      <w:ins w:id="32" w:author="SDN" w:date="2021-01-31T20:28:00Z">
        <w:r w:rsidR="00952CDC">
          <w:rPr>
            <w:b/>
            <w:bCs/>
            <w:sz w:val="18"/>
            <w:szCs w:val="18"/>
          </w:rPr>
          <w:t xml:space="preserve">from </w:t>
        </w:r>
      </w:ins>
      <w:ins w:id="33" w:author="SDN" w:date="2021-02-01T10:39:00Z">
        <w:r w:rsidR="0079347B">
          <w:rPr>
            <w:b/>
            <w:bCs/>
            <w:sz w:val="18"/>
            <w:szCs w:val="18"/>
          </w:rPr>
          <w:t>t</w:t>
        </w:r>
      </w:ins>
      <w:ins w:id="34" w:author="SDN" w:date="2021-02-01T10:38:00Z">
        <w:r w:rsidR="0079347B">
          <w:rPr>
            <w:b/>
            <w:bCs/>
            <w:sz w:val="18"/>
            <w:szCs w:val="18"/>
          </w:rPr>
          <w:t>he Stellar</w:t>
        </w:r>
      </w:ins>
      <w:ins w:id="35" w:author="SDN" w:date="2021-01-31T20:32:00Z">
        <w:r w:rsidR="000716C3">
          <w:rPr>
            <w:b/>
            <w:bCs/>
            <w:sz w:val="18"/>
            <w:szCs w:val="18"/>
          </w:rPr>
          <w:t xml:space="preserve"> blockchain</w:t>
        </w:r>
      </w:ins>
      <w:ins w:id="36" w:author="SDN" w:date="2021-01-31T20:33:00Z">
        <w:r w:rsidR="000716C3">
          <w:rPr>
            <w:b/>
            <w:bCs/>
            <w:sz w:val="18"/>
            <w:szCs w:val="18"/>
          </w:rPr>
          <w:t xml:space="preserve">. Stellar is </w:t>
        </w:r>
      </w:ins>
      <w:r w:rsidR="00BA7E0B" w:rsidRPr="00BA7E0B">
        <w:rPr>
          <w:b/>
          <w:bCs/>
          <w:sz w:val="18"/>
          <w:szCs w:val="18"/>
        </w:rPr>
        <w:t>a</w:t>
      </w:r>
      <w:ins w:id="37" w:author="SDN" w:date="2021-01-31T20:32:00Z">
        <w:r w:rsidR="000716C3">
          <w:rPr>
            <w:b/>
            <w:bCs/>
            <w:sz w:val="18"/>
            <w:szCs w:val="18"/>
          </w:rPr>
          <w:t>n open</w:t>
        </w:r>
      </w:ins>
      <w:ins w:id="38" w:author="SDN" w:date="2021-01-31T20:30:00Z">
        <w:r w:rsidR="000716C3">
          <w:rPr>
            <w:b/>
            <w:bCs/>
            <w:sz w:val="18"/>
            <w:szCs w:val="18"/>
          </w:rPr>
          <w:t xml:space="preserve"> </w:t>
        </w:r>
      </w:ins>
      <w:del w:id="39" w:author="SDN" w:date="2021-01-31T20:32:00Z">
        <w:r w:rsidR="00BA7E0B" w:rsidRPr="00BA7E0B" w:rsidDel="000716C3">
          <w:rPr>
            <w:b/>
            <w:bCs/>
            <w:sz w:val="18"/>
            <w:szCs w:val="18"/>
          </w:rPr>
          <w:delText xml:space="preserve"> </w:delText>
        </w:r>
      </w:del>
      <w:del w:id="40" w:author="SDN" w:date="2021-01-31T20:29:00Z">
        <w:r w:rsidR="00BA7E0B" w:rsidRPr="00BA7E0B" w:rsidDel="00952CDC">
          <w:rPr>
            <w:b/>
            <w:bCs/>
            <w:sz w:val="18"/>
            <w:szCs w:val="18"/>
          </w:rPr>
          <w:delText xml:space="preserve">financial </w:delText>
        </w:r>
      </w:del>
      <w:ins w:id="41" w:author="SDN" w:date="2021-01-31T20:29:00Z">
        <w:r w:rsidR="00952CDC">
          <w:rPr>
            <w:b/>
            <w:bCs/>
            <w:sz w:val="18"/>
            <w:szCs w:val="18"/>
          </w:rPr>
          <w:t xml:space="preserve">money </w:t>
        </w:r>
      </w:ins>
      <w:ins w:id="42" w:author="SDN" w:date="2021-01-31T20:31:00Z">
        <w:r w:rsidR="000716C3">
          <w:rPr>
            <w:b/>
            <w:bCs/>
            <w:sz w:val="18"/>
            <w:szCs w:val="18"/>
          </w:rPr>
          <w:t xml:space="preserve">transfer </w:t>
        </w:r>
      </w:ins>
      <w:ins w:id="43" w:author="SDN" w:date="2021-01-31T20:34:00Z">
        <w:r w:rsidR="000716C3">
          <w:rPr>
            <w:b/>
            <w:bCs/>
            <w:sz w:val="18"/>
            <w:szCs w:val="18"/>
          </w:rPr>
          <w:t xml:space="preserve">network which incorporates </w:t>
        </w:r>
      </w:ins>
      <w:ins w:id="44" w:author="SDN" w:date="2021-01-31T20:31:00Z">
        <w:r w:rsidR="000716C3">
          <w:rPr>
            <w:b/>
            <w:bCs/>
            <w:sz w:val="18"/>
            <w:szCs w:val="18"/>
          </w:rPr>
          <w:t xml:space="preserve">a </w:t>
        </w:r>
      </w:ins>
      <w:ins w:id="45" w:author="SDN" w:date="2021-01-31T20:32:00Z">
        <w:r w:rsidR="000716C3">
          <w:rPr>
            <w:b/>
            <w:bCs/>
            <w:sz w:val="18"/>
            <w:szCs w:val="18"/>
          </w:rPr>
          <w:t xml:space="preserve">decentralized </w:t>
        </w:r>
      </w:ins>
      <w:r w:rsidR="00BA7E0B" w:rsidRPr="00BA7E0B">
        <w:rPr>
          <w:b/>
          <w:bCs/>
          <w:sz w:val="18"/>
          <w:szCs w:val="18"/>
        </w:rPr>
        <w:t xml:space="preserve">exchange </w:t>
      </w:r>
      <w:ins w:id="46" w:author="SDN" w:date="2021-01-31T20:34:00Z">
        <w:r w:rsidR="000716C3">
          <w:rPr>
            <w:b/>
            <w:bCs/>
            <w:sz w:val="18"/>
            <w:szCs w:val="18"/>
          </w:rPr>
          <w:t xml:space="preserve">and is </w:t>
        </w:r>
      </w:ins>
      <w:del w:id="47" w:author="SDN" w:date="2021-01-31T20:30:00Z">
        <w:r w:rsidR="00BA7E0B" w:rsidRPr="00BA7E0B" w:rsidDel="000716C3">
          <w:rPr>
            <w:b/>
            <w:bCs/>
            <w:sz w:val="18"/>
            <w:szCs w:val="18"/>
          </w:rPr>
          <w:delText xml:space="preserve">market </w:delText>
        </w:r>
      </w:del>
      <w:del w:id="48" w:author="SDN" w:date="2021-01-31T20:33:00Z">
        <w:r w:rsidR="00BA7E0B" w:rsidRPr="00BA7E0B" w:rsidDel="000716C3">
          <w:rPr>
            <w:b/>
            <w:bCs/>
            <w:sz w:val="18"/>
            <w:szCs w:val="18"/>
          </w:rPr>
          <w:delText xml:space="preserve">called Stellar and </w:delText>
        </w:r>
      </w:del>
      <w:r w:rsidR="00BA7E0B" w:rsidRPr="00BA7E0B">
        <w:rPr>
          <w:b/>
          <w:bCs/>
          <w:sz w:val="18"/>
          <w:szCs w:val="18"/>
        </w:rPr>
        <w:t>based on blockchain technology</w:t>
      </w:r>
      <w:del w:id="49" w:author="SDN" w:date="2021-01-31T20:33:00Z">
        <w:r w:rsidR="00BA7E0B" w:rsidRPr="00BA7E0B" w:rsidDel="000716C3">
          <w:rPr>
            <w:b/>
            <w:bCs/>
            <w:sz w:val="18"/>
            <w:szCs w:val="18"/>
          </w:rPr>
          <w:delText>, as well as a place to exchange cryptocurrencies as well as traditional currencies</w:delText>
        </w:r>
      </w:del>
      <w:r w:rsidR="00BA7E0B" w:rsidRPr="00BA7E0B">
        <w:rPr>
          <w:b/>
          <w:bCs/>
          <w:sz w:val="18"/>
          <w:szCs w:val="18"/>
        </w:rPr>
        <w:t xml:space="preserve">. One of the main features of this data set is the </w:t>
      </w:r>
      <w:ins w:id="50" w:author="SDN" w:date="2021-01-31T20:39:00Z">
        <w:r w:rsidR="000716C3">
          <w:rPr>
            <w:b/>
            <w:bCs/>
            <w:sz w:val="18"/>
            <w:szCs w:val="18"/>
          </w:rPr>
          <w:t xml:space="preserve">co-existence of fiat money and cryptocurrency transfers </w:t>
        </w:r>
      </w:ins>
      <w:del w:id="51" w:author="SDN" w:date="2021-01-31T20:40:00Z">
        <w:r w:rsidR="00BA7E0B" w:rsidRPr="00BA7E0B" w:rsidDel="000716C3">
          <w:rPr>
            <w:b/>
            <w:bCs/>
            <w:sz w:val="18"/>
            <w:szCs w:val="18"/>
          </w:rPr>
          <w:delText xml:space="preserve">placement of traditional currency exchanges and cryptocurrencies </w:delText>
        </w:r>
      </w:del>
      <w:r w:rsidR="00BA7E0B" w:rsidRPr="00BA7E0B">
        <w:rPr>
          <w:b/>
          <w:bCs/>
          <w:sz w:val="18"/>
          <w:szCs w:val="18"/>
        </w:rPr>
        <w:t>next to each other</w:t>
      </w:r>
      <w:ins w:id="52" w:author="SDN" w:date="2021-01-31T20:40:00Z">
        <w:r w:rsidR="00753FDB">
          <w:rPr>
            <w:b/>
            <w:bCs/>
            <w:sz w:val="18"/>
            <w:szCs w:val="18"/>
          </w:rPr>
          <w:t>. In addition, the exact details of offers</w:t>
        </w:r>
      </w:ins>
      <w:ins w:id="53" w:author="SDN" w:date="2021-01-31T20:41:00Z">
        <w:r w:rsidR="00753FDB">
          <w:rPr>
            <w:b/>
            <w:bCs/>
            <w:sz w:val="18"/>
            <w:szCs w:val="18"/>
          </w:rPr>
          <w:t>,</w:t>
        </w:r>
      </w:ins>
      <w:ins w:id="54" w:author="SDN" w:date="2021-01-31T20:40:00Z">
        <w:r w:rsidR="00753FDB">
          <w:rPr>
            <w:b/>
            <w:bCs/>
            <w:sz w:val="18"/>
            <w:szCs w:val="18"/>
          </w:rPr>
          <w:t xml:space="preserve"> bids</w:t>
        </w:r>
      </w:ins>
      <w:ins w:id="55" w:author="SDN" w:date="2021-01-31T20:41:00Z">
        <w:r w:rsidR="00753FDB">
          <w:rPr>
            <w:b/>
            <w:bCs/>
            <w:sz w:val="18"/>
            <w:szCs w:val="18"/>
          </w:rPr>
          <w:t>, and exchanges can be traced.</w:t>
        </w:r>
      </w:ins>
      <w:del w:id="56" w:author="SDN" w:date="2021-01-31T20:41:00Z">
        <w:r w:rsidR="00BA7E0B" w:rsidRPr="00BA7E0B" w:rsidDel="00753FDB">
          <w:rPr>
            <w:b/>
            <w:bCs/>
            <w:sz w:val="18"/>
            <w:szCs w:val="18"/>
          </w:rPr>
          <w:delText xml:space="preserve"> and the preparation of financial exchanges on the basis of the blockchain system.</w:delText>
        </w:r>
      </w:del>
    </w:p>
    <w:p w14:paraId="1D61AC08" w14:textId="35C0C0FD" w:rsidR="008A55B5" w:rsidRDefault="0072064C" w:rsidP="0079347B">
      <w:pPr>
        <w:pStyle w:val="keywords"/>
        <w:rPr>
          <w:rFonts w:eastAsia="MS Mincho"/>
        </w:rPr>
        <w:pPrChange w:id="57" w:author="SDN" w:date="2021-02-01T10:39:00Z">
          <w:pPr>
            <w:pStyle w:val="keywords"/>
          </w:pPr>
        </w:pPrChange>
      </w:pPr>
      <w:r>
        <w:rPr>
          <w:rFonts w:eastAsia="MS Mincho"/>
        </w:rPr>
        <w:t>Keywords</w:t>
      </w:r>
      <w:r w:rsidR="00BA7E0B">
        <w:rPr>
          <w:rFonts w:eastAsia="MS Mincho"/>
        </w:rPr>
        <w:t>—</w:t>
      </w:r>
      <w:r w:rsidR="00BA7E0B">
        <w:t xml:space="preserve"> </w:t>
      </w:r>
      <w:r w:rsidR="00BA7E0B" w:rsidRPr="00BA7E0B">
        <w:rPr>
          <w:rFonts w:eastAsia="MS Mincho"/>
        </w:rPr>
        <w:t>cryptocurrency</w:t>
      </w:r>
      <w:ins w:id="58" w:author="SDN" w:date="2021-01-31T20:44:00Z">
        <w:r w:rsidR="00753FDB">
          <w:rPr>
            <w:rFonts w:eastAsia="MS Mincho"/>
          </w:rPr>
          <w:t xml:space="preserve"> exchange data</w:t>
        </w:r>
      </w:ins>
      <w:r w:rsidR="008A55B5">
        <w:rPr>
          <w:rFonts w:eastAsia="MS Mincho"/>
        </w:rPr>
        <w:t>;</w:t>
      </w:r>
      <w:r w:rsidR="00BA7E0B">
        <w:rPr>
          <w:rFonts w:eastAsia="MS Mincho"/>
        </w:rPr>
        <w:t xml:space="preserve"> </w:t>
      </w:r>
      <w:del w:id="59" w:author="SDN" w:date="2021-01-31T20:44:00Z">
        <w:r w:rsidR="00BA7E0B" w:rsidDel="00753FDB">
          <w:rPr>
            <w:rFonts w:eastAsia="MS Mincho"/>
          </w:rPr>
          <w:delText>D</w:delText>
        </w:r>
      </w:del>
      <w:ins w:id="60" w:author="SDN" w:date="2021-01-31T20:44:00Z">
        <w:r w:rsidR="00753FDB">
          <w:rPr>
            <w:rFonts w:eastAsia="MS Mincho"/>
          </w:rPr>
          <w:t>d</w:t>
        </w:r>
      </w:ins>
      <w:r w:rsidR="00BA7E0B">
        <w:rPr>
          <w:rFonts w:eastAsia="MS Mincho"/>
        </w:rPr>
        <w:t xml:space="preserve">istributed </w:t>
      </w:r>
      <w:del w:id="61" w:author="SDN" w:date="2021-01-31T20:44:00Z">
        <w:r w:rsidR="00BA7E0B" w:rsidDel="00753FDB">
          <w:rPr>
            <w:rFonts w:eastAsia="MS Mincho"/>
          </w:rPr>
          <w:delText>E</w:delText>
        </w:r>
      </w:del>
      <w:ins w:id="62" w:author="SDN" w:date="2021-01-31T20:44:00Z">
        <w:r w:rsidR="00753FDB">
          <w:rPr>
            <w:rFonts w:eastAsia="MS Mincho"/>
          </w:rPr>
          <w:t>e</w:t>
        </w:r>
      </w:ins>
      <w:r w:rsidR="00BA7E0B">
        <w:rPr>
          <w:rFonts w:eastAsia="MS Mincho"/>
        </w:rPr>
        <w:t xml:space="preserve">xchange </w:t>
      </w:r>
      <w:ins w:id="63" w:author="SDN" w:date="2021-01-31T20:44:00Z">
        <w:r w:rsidR="00753FDB">
          <w:rPr>
            <w:rFonts w:eastAsia="MS Mincho"/>
          </w:rPr>
          <w:t xml:space="preserve">market </w:t>
        </w:r>
      </w:ins>
      <w:del w:id="64" w:author="SDN" w:date="2021-01-31T20:44:00Z">
        <w:r w:rsidR="00BA7E0B" w:rsidDel="00753FDB">
          <w:rPr>
            <w:rFonts w:eastAsia="MS Mincho"/>
          </w:rPr>
          <w:delText>Market D</w:delText>
        </w:r>
      </w:del>
      <w:del w:id="65" w:author="SDN" w:date="2021-02-01T08:42:00Z">
        <w:r w:rsidR="00BA7E0B" w:rsidDel="0040779B">
          <w:rPr>
            <w:rFonts w:eastAsia="MS Mincho"/>
          </w:rPr>
          <w:delText>ataset</w:delText>
        </w:r>
      </w:del>
      <w:ins w:id="66" w:author="SDN" w:date="2021-02-01T08:42:00Z">
        <w:r w:rsidR="0040779B">
          <w:rPr>
            <w:rFonts w:eastAsia="MS Mincho"/>
          </w:rPr>
          <w:t>data set</w:t>
        </w:r>
      </w:ins>
      <w:r w:rsidR="008A55B5">
        <w:rPr>
          <w:rFonts w:eastAsia="MS Mincho"/>
        </w:rPr>
        <w:t>;</w:t>
      </w:r>
      <w:r w:rsidR="00BA7E0B">
        <w:rPr>
          <w:rFonts w:eastAsia="MS Mincho"/>
        </w:rPr>
        <w:t xml:space="preserve"> </w:t>
      </w:r>
      <w:del w:id="67" w:author="SDN" w:date="2021-01-31T20:44:00Z">
        <w:r w:rsidR="00BA7E0B" w:rsidDel="00753FDB">
          <w:rPr>
            <w:rFonts w:eastAsia="MS Mincho"/>
          </w:rPr>
          <w:delText>Cryptocurrencies Dataset</w:delText>
        </w:r>
      </w:del>
      <w:ins w:id="68" w:author="SDN" w:date="2021-01-31T20:44:00Z">
        <w:r w:rsidR="00753FDB">
          <w:rPr>
            <w:rFonts w:eastAsia="MS Mincho"/>
          </w:rPr>
          <w:t xml:space="preserve">Stellar </w:t>
        </w:r>
      </w:ins>
      <w:ins w:id="69" w:author="SDN" w:date="2021-02-01T10:39:00Z">
        <w:r w:rsidR="0079347B">
          <w:rPr>
            <w:rFonts w:eastAsia="MS Mincho"/>
          </w:rPr>
          <w:t>blockchain</w:t>
        </w:r>
      </w:ins>
      <w:ins w:id="70" w:author="SDN" w:date="2021-01-31T21:12:00Z">
        <w:r w:rsidR="00F81639">
          <w:rPr>
            <w:rFonts w:eastAsia="MS Mincho"/>
          </w:rPr>
          <w:t>; big data</w:t>
        </w:r>
      </w:ins>
      <w:ins w:id="71" w:author="SDN" w:date="2021-02-01T08:45:00Z">
        <w:r w:rsidR="0040779B">
          <w:rPr>
            <w:rFonts w:eastAsia="MS Mincho"/>
          </w:rPr>
          <w:t>; financial data set</w:t>
        </w:r>
      </w:ins>
    </w:p>
    <w:p w14:paraId="47116095" w14:textId="77777777" w:rsidR="008A55B5" w:rsidRDefault="00817569" w:rsidP="00817569">
      <w:pPr>
        <w:pStyle w:val="Heading1"/>
      </w:pPr>
      <w:r>
        <w:t xml:space="preserve"> Introduction</w:t>
      </w:r>
    </w:p>
    <w:p w14:paraId="00B31E62" w14:textId="77777777" w:rsidR="00DE103D" w:rsidRDefault="00BA7E0B">
      <w:pPr>
        <w:ind w:firstLine="288"/>
        <w:rPr>
          <w:ins w:id="72" w:author="SDN" w:date="2021-01-31T20:58:00Z"/>
          <w:rFonts w:eastAsia="MS Mincho"/>
          <w:spacing w:val="-1"/>
        </w:rPr>
        <w:pPrChange w:id="73" w:author="SDN" w:date="2021-01-31T20:57:00Z">
          <w:pPr>
            <w:jc w:val="both"/>
          </w:pPr>
        </w:pPrChange>
      </w:pPr>
      <w:r w:rsidRPr="00BA7E0B">
        <w:rPr>
          <w:rFonts w:eastAsia="MS Mincho"/>
          <w:spacing w:val="-1"/>
        </w:rPr>
        <w:t>With the increasing development of cryptocurrencies</w:t>
      </w:r>
      <w:r w:rsidR="000A1273">
        <w:rPr>
          <w:rFonts w:eastAsia="MS Mincho"/>
          <w:spacing w:val="-1"/>
        </w:rPr>
        <w:t xml:space="preserve"> </w:t>
      </w:r>
      <w:r w:rsidRPr="00BA7E0B">
        <w:rPr>
          <w:rFonts w:eastAsia="MS Mincho"/>
          <w:spacing w:val="-1"/>
        </w:rPr>
        <w:t xml:space="preserve">and their </w:t>
      </w:r>
      <w:del w:id="74" w:author="SDN" w:date="2021-01-31T20:45:00Z">
        <w:r w:rsidRPr="00BA7E0B" w:rsidDel="00753FDB">
          <w:rPr>
            <w:rFonts w:eastAsia="MS Mincho"/>
            <w:spacing w:val="-1"/>
          </w:rPr>
          <w:delText xml:space="preserve">efficiency </w:delText>
        </w:r>
      </w:del>
      <w:ins w:id="75" w:author="SDN" w:date="2021-01-31T20:45:00Z">
        <w:r w:rsidR="00753FDB">
          <w:rPr>
            <w:rFonts w:eastAsia="MS Mincho"/>
            <w:spacing w:val="-1"/>
          </w:rPr>
          <w:t>acceptance</w:t>
        </w:r>
        <w:r w:rsidR="00753FDB" w:rsidRPr="00BA7E0B">
          <w:rPr>
            <w:rFonts w:eastAsia="MS Mincho"/>
            <w:spacing w:val="-1"/>
          </w:rPr>
          <w:t xml:space="preserve"> </w:t>
        </w:r>
      </w:ins>
      <w:r w:rsidRPr="00BA7E0B">
        <w:rPr>
          <w:rFonts w:eastAsia="MS Mincho"/>
          <w:spacing w:val="-1"/>
        </w:rPr>
        <w:t>in financial exchanges, issues such as structural analysis of blockchain networks, stabilization of conversion rate exchange</w:t>
      </w:r>
      <w:r w:rsidR="000A1273">
        <w:rPr>
          <w:rFonts w:eastAsia="MS Mincho"/>
          <w:spacing w:val="-1"/>
        </w:rPr>
        <w:t xml:space="preserve"> </w:t>
      </w:r>
      <w:r w:rsidRPr="00BA7E0B">
        <w:rPr>
          <w:rFonts w:eastAsia="MS Mincho"/>
          <w:spacing w:val="-1"/>
        </w:rPr>
        <w:t>and also understanding the behavior of users</w:t>
      </w:r>
      <w:r w:rsidR="000A1273">
        <w:rPr>
          <w:rFonts w:eastAsia="MS Mincho"/>
          <w:spacing w:val="-1"/>
        </w:rPr>
        <w:t xml:space="preserve"> </w:t>
      </w:r>
      <w:r w:rsidRPr="00BA7E0B">
        <w:rPr>
          <w:rFonts w:eastAsia="MS Mincho"/>
          <w:spacing w:val="-1"/>
        </w:rPr>
        <w:t>of these networks have already become important.</w:t>
      </w:r>
      <w:ins w:id="76" w:author="SDN" w:date="2021-01-31T20:46:00Z">
        <w:r w:rsidR="00753FDB">
          <w:rPr>
            <w:rFonts w:eastAsia="MS Mincho"/>
            <w:spacing w:val="-1"/>
          </w:rPr>
          <w:t xml:space="preserve"> </w:t>
        </w:r>
      </w:ins>
      <w:ins w:id="77" w:author="SDN" w:date="2021-01-31T20:50:00Z">
        <w:r w:rsidR="00753FDB">
          <w:rPr>
            <w:rFonts w:eastAsia="MS Mincho"/>
            <w:spacing w:val="-1"/>
          </w:rPr>
          <w:t>With the advent of cryptocurrencies</w:t>
        </w:r>
      </w:ins>
      <w:ins w:id="78" w:author="SDN" w:date="2021-01-31T20:51:00Z">
        <w:r w:rsidR="00DE103D">
          <w:rPr>
            <w:rFonts w:eastAsia="MS Mincho"/>
            <w:spacing w:val="-1"/>
          </w:rPr>
          <w:t>,</w:t>
        </w:r>
      </w:ins>
      <w:ins w:id="79" w:author="SDN" w:date="2021-01-31T20:50:00Z">
        <w:r w:rsidR="00753FDB">
          <w:rPr>
            <w:rFonts w:eastAsia="MS Mincho"/>
            <w:spacing w:val="-1"/>
          </w:rPr>
          <w:t xml:space="preserve"> </w:t>
        </w:r>
      </w:ins>
      <w:del w:id="80" w:author="SDN" w:date="2021-01-31T20:46:00Z">
        <w:r w:rsidRPr="00BA7E0B" w:rsidDel="00753FDB">
          <w:rPr>
            <w:rFonts w:eastAsia="MS Mincho"/>
            <w:spacing w:val="-1"/>
            <w:rtl/>
          </w:rPr>
          <w:delText xml:space="preserve"> </w:delText>
        </w:r>
        <w:r w:rsidRPr="00BA7E0B" w:rsidDel="00753FDB">
          <w:rPr>
            <w:rFonts w:eastAsia="MS Mincho"/>
            <w:spacing w:val="-1"/>
          </w:rPr>
          <w:delText>On the other hand, t</w:delText>
        </w:r>
      </w:del>
      <w:ins w:id="81" w:author="SDN" w:date="2021-01-31T20:50:00Z">
        <w:r w:rsidR="00753FDB">
          <w:rPr>
            <w:rFonts w:eastAsia="MS Mincho"/>
            <w:spacing w:val="-1"/>
          </w:rPr>
          <w:t xml:space="preserve">a </w:t>
        </w:r>
      </w:ins>
      <w:del w:id="82" w:author="SDN" w:date="2021-01-31T20:50:00Z">
        <w:r w:rsidRPr="00BA7E0B" w:rsidDel="00753FDB">
          <w:rPr>
            <w:rFonts w:eastAsia="MS Mincho"/>
            <w:spacing w:val="-1"/>
          </w:rPr>
          <w:delText xml:space="preserve">he </w:delText>
        </w:r>
      </w:del>
      <w:r w:rsidRPr="00BA7E0B">
        <w:rPr>
          <w:rFonts w:eastAsia="MS Mincho"/>
          <w:spacing w:val="-1"/>
        </w:rPr>
        <w:t xml:space="preserve">new generation of </w:t>
      </w:r>
      <w:ins w:id="83" w:author="SDN" w:date="2021-01-31T20:48:00Z">
        <w:r w:rsidR="00753FDB">
          <w:rPr>
            <w:rFonts w:eastAsia="MS Mincho"/>
            <w:spacing w:val="-1"/>
          </w:rPr>
          <w:t xml:space="preserve">digital-native </w:t>
        </w:r>
      </w:ins>
      <w:del w:id="84" w:author="SDN" w:date="2021-01-31T20:51:00Z">
        <w:r w:rsidRPr="00BA7E0B" w:rsidDel="00DE103D">
          <w:rPr>
            <w:rFonts w:eastAsia="MS Mincho"/>
            <w:spacing w:val="-1"/>
          </w:rPr>
          <w:delText xml:space="preserve">financial </w:delText>
        </w:r>
      </w:del>
      <w:r w:rsidRPr="00BA7E0B">
        <w:rPr>
          <w:rFonts w:eastAsia="MS Mincho"/>
          <w:spacing w:val="-1"/>
        </w:rPr>
        <w:t>exchanges</w:t>
      </w:r>
      <w:del w:id="85" w:author="SDN" w:date="2021-01-31T20:47:00Z">
        <w:r w:rsidRPr="00BA7E0B" w:rsidDel="00753FDB">
          <w:rPr>
            <w:rFonts w:eastAsia="MS Mincho"/>
            <w:spacing w:val="-1"/>
          </w:rPr>
          <w:delText xml:space="preserve">, which are based on </w:delText>
        </w:r>
      </w:del>
      <w:del w:id="86" w:author="SDN" w:date="2021-01-31T20:49:00Z">
        <w:r w:rsidRPr="00BA7E0B" w:rsidDel="00753FDB">
          <w:rPr>
            <w:rFonts w:eastAsia="MS Mincho"/>
            <w:spacing w:val="-1"/>
          </w:rPr>
          <w:delText>digital</w:delText>
        </w:r>
      </w:del>
      <w:del w:id="87" w:author="SDN" w:date="2021-01-31T20:48:00Z">
        <w:r w:rsidRPr="00BA7E0B" w:rsidDel="00753FDB">
          <w:rPr>
            <w:rFonts w:eastAsia="MS Mincho"/>
            <w:spacing w:val="-1"/>
          </w:rPr>
          <w:delText xml:space="preserve"> </w:delText>
        </w:r>
      </w:del>
      <w:del w:id="88" w:author="SDN" w:date="2021-01-31T20:47:00Z">
        <w:r w:rsidRPr="00BA7E0B" w:rsidDel="00753FDB">
          <w:rPr>
            <w:rFonts w:eastAsia="MS Mincho"/>
            <w:spacing w:val="-1"/>
          </w:rPr>
          <w:delText>exchanges</w:delText>
        </w:r>
      </w:del>
      <w:del w:id="89" w:author="SDN" w:date="2021-01-31T20:49:00Z">
        <w:r w:rsidRPr="00BA7E0B" w:rsidDel="00753FDB">
          <w:rPr>
            <w:rFonts w:eastAsia="MS Mincho"/>
            <w:spacing w:val="-1"/>
          </w:rPr>
          <w:delText>,</w:delText>
        </w:r>
      </w:del>
      <w:r w:rsidRPr="00BA7E0B">
        <w:rPr>
          <w:rFonts w:eastAsia="MS Mincho"/>
          <w:spacing w:val="-1"/>
        </w:rPr>
        <w:t xml:space="preserve"> ha</w:t>
      </w:r>
      <w:del w:id="90" w:author="SDN" w:date="2021-01-31T20:51:00Z">
        <w:r w:rsidRPr="00BA7E0B" w:rsidDel="00DE103D">
          <w:rPr>
            <w:rFonts w:eastAsia="MS Mincho"/>
            <w:spacing w:val="-1"/>
          </w:rPr>
          <w:delText>ve</w:delText>
        </w:r>
      </w:del>
      <w:ins w:id="91" w:author="SDN" w:date="2021-01-31T20:51:00Z">
        <w:r w:rsidR="00DE103D">
          <w:rPr>
            <w:rFonts w:eastAsia="MS Mincho"/>
            <w:spacing w:val="-1"/>
          </w:rPr>
          <w:t>s</w:t>
        </w:r>
      </w:ins>
      <w:r w:rsidRPr="00BA7E0B">
        <w:rPr>
          <w:rFonts w:eastAsia="MS Mincho"/>
          <w:spacing w:val="-1"/>
        </w:rPr>
        <w:t xml:space="preserve"> </w:t>
      </w:r>
      <w:ins w:id="92" w:author="SDN" w:date="2021-01-31T20:50:00Z">
        <w:r w:rsidR="00DE103D">
          <w:rPr>
            <w:rFonts w:eastAsia="MS Mincho"/>
            <w:spacing w:val="-1"/>
          </w:rPr>
          <w:t xml:space="preserve">emerged which </w:t>
        </w:r>
      </w:ins>
      <w:del w:id="93" w:author="SDN" w:date="2021-01-31T20:50:00Z">
        <w:r w:rsidRPr="00BA7E0B" w:rsidDel="00DE103D">
          <w:rPr>
            <w:rFonts w:eastAsia="MS Mincho"/>
            <w:spacing w:val="-1"/>
          </w:rPr>
          <w:delText xml:space="preserve">also </w:delText>
        </w:r>
      </w:del>
      <w:del w:id="94" w:author="SDN" w:date="2021-01-31T20:49:00Z">
        <w:r w:rsidRPr="00BA7E0B" w:rsidDel="00753FDB">
          <w:rPr>
            <w:rFonts w:eastAsia="MS Mincho"/>
            <w:spacing w:val="-1"/>
          </w:rPr>
          <w:delText xml:space="preserve">created a </w:delText>
        </w:r>
      </w:del>
      <w:r w:rsidRPr="00BA7E0B">
        <w:rPr>
          <w:rFonts w:eastAsia="MS Mincho"/>
          <w:spacing w:val="-1"/>
        </w:rPr>
        <w:t>revolution</w:t>
      </w:r>
      <w:ins w:id="95" w:author="SDN" w:date="2021-01-31T20:49:00Z">
        <w:r w:rsidR="00753FDB">
          <w:rPr>
            <w:rFonts w:eastAsia="MS Mincho"/>
            <w:spacing w:val="-1"/>
          </w:rPr>
          <w:t xml:space="preserve">ized </w:t>
        </w:r>
      </w:ins>
      <w:del w:id="96" w:author="SDN" w:date="2021-01-31T20:49:00Z">
        <w:r w:rsidRPr="00BA7E0B" w:rsidDel="00753FDB">
          <w:rPr>
            <w:rFonts w:eastAsia="MS Mincho"/>
            <w:spacing w:val="-1"/>
          </w:rPr>
          <w:delText xml:space="preserve"> </w:delText>
        </w:r>
      </w:del>
      <w:del w:id="97" w:author="SDN" w:date="2021-01-31T20:51:00Z">
        <w:r w:rsidRPr="00BA7E0B" w:rsidDel="00DE103D">
          <w:rPr>
            <w:rFonts w:eastAsia="MS Mincho"/>
            <w:spacing w:val="-1"/>
          </w:rPr>
          <w:delText xml:space="preserve">in </w:delText>
        </w:r>
      </w:del>
      <w:r w:rsidRPr="00BA7E0B">
        <w:rPr>
          <w:rFonts w:eastAsia="MS Mincho"/>
          <w:spacing w:val="-1"/>
        </w:rPr>
        <w:t xml:space="preserve">financial </w:t>
      </w:r>
      <w:del w:id="98" w:author="SDN" w:date="2021-01-31T20:51:00Z">
        <w:r w:rsidRPr="00BA7E0B" w:rsidDel="00DE103D">
          <w:rPr>
            <w:rFonts w:eastAsia="MS Mincho"/>
            <w:spacing w:val="-1"/>
          </w:rPr>
          <w:delText xml:space="preserve">transactions </w:delText>
        </w:r>
      </w:del>
      <w:ins w:id="99" w:author="SDN" w:date="2021-01-31T20:51:00Z">
        <w:r w:rsidR="00DE103D">
          <w:rPr>
            <w:rFonts w:eastAsia="MS Mincho"/>
            <w:spacing w:val="-1"/>
          </w:rPr>
          <w:t xml:space="preserve">exchanges </w:t>
        </w:r>
      </w:ins>
      <w:del w:id="100" w:author="SDN" w:date="2021-01-31T20:51:00Z">
        <w:r w:rsidRPr="00BA7E0B" w:rsidDel="00DE103D">
          <w:rPr>
            <w:rFonts w:eastAsia="MS Mincho"/>
            <w:spacing w:val="-1"/>
          </w:rPr>
          <w:delText xml:space="preserve">with the advent of cryptocurrencies, which has </w:delText>
        </w:r>
      </w:del>
      <w:ins w:id="101" w:author="SDN" w:date="2021-01-31T20:51:00Z">
        <w:r w:rsidR="00DE103D">
          <w:rPr>
            <w:rFonts w:eastAsia="MS Mincho"/>
            <w:spacing w:val="-1"/>
          </w:rPr>
          <w:t xml:space="preserve">and </w:t>
        </w:r>
      </w:ins>
      <w:r w:rsidRPr="00BA7E0B">
        <w:rPr>
          <w:rFonts w:eastAsia="MS Mincho"/>
          <w:spacing w:val="-1"/>
        </w:rPr>
        <w:t>caused a new wave of changes in economic markets</w:t>
      </w:r>
      <w:del w:id="102" w:author="SDN" w:date="2021-01-31T20:51:00Z">
        <w:r w:rsidRPr="00BA7E0B" w:rsidDel="00DE103D">
          <w:rPr>
            <w:rFonts w:eastAsia="MS Mincho"/>
            <w:spacing w:val="-1"/>
          </w:rPr>
          <w:delText xml:space="preserve"> and its prospects</w:delText>
        </w:r>
      </w:del>
      <w:r w:rsidRPr="00BA7E0B">
        <w:rPr>
          <w:rFonts w:eastAsia="MS Mincho"/>
          <w:spacing w:val="-1"/>
        </w:rPr>
        <w:t xml:space="preserve">. </w:t>
      </w:r>
      <w:del w:id="103" w:author="SDN" w:date="2021-01-31T20:52:00Z">
        <w:r w:rsidRPr="00BA7E0B" w:rsidDel="00DE103D">
          <w:rPr>
            <w:rFonts w:eastAsia="MS Mincho"/>
            <w:spacing w:val="-1"/>
          </w:rPr>
          <w:delText>With the today</w:delText>
        </w:r>
        <w:r w:rsidR="000A1273" w:rsidDel="00DE103D">
          <w:rPr>
            <w:rFonts w:eastAsia="MS Mincho"/>
            <w:spacing w:val="-1"/>
          </w:rPr>
          <w:delText>’</w:delText>
        </w:r>
        <w:r w:rsidRPr="00BA7E0B" w:rsidDel="00DE103D">
          <w:rPr>
            <w:rFonts w:eastAsia="MS Mincho"/>
            <w:spacing w:val="-1"/>
          </w:rPr>
          <w:delText>s increasing demands, s</w:delText>
        </w:r>
      </w:del>
      <w:ins w:id="104" w:author="SDN" w:date="2021-01-31T20:52:00Z">
        <w:r w:rsidR="00DE103D">
          <w:rPr>
            <w:rFonts w:eastAsia="MS Mincho"/>
            <w:spacing w:val="-1"/>
          </w:rPr>
          <w:t>S</w:t>
        </w:r>
      </w:ins>
      <w:r w:rsidRPr="00BA7E0B">
        <w:rPr>
          <w:rFonts w:eastAsia="MS Mincho"/>
          <w:spacing w:val="-1"/>
        </w:rPr>
        <w:t xml:space="preserve">cientists and economic analysts </w:t>
      </w:r>
      <w:ins w:id="105" w:author="SDN" w:date="2021-01-31T20:53:00Z">
        <w:r w:rsidR="00DE103D">
          <w:rPr>
            <w:rFonts w:eastAsia="MS Mincho"/>
            <w:spacing w:val="-1"/>
          </w:rPr>
          <w:t xml:space="preserve">who study this new phenomena, are in urgent </w:t>
        </w:r>
      </w:ins>
      <w:r w:rsidRPr="00BA7E0B">
        <w:rPr>
          <w:rFonts w:eastAsia="MS Mincho"/>
          <w:spacing w:val="-1"/>
        </w:rPr>
        <w:t xml:space="preserve">need to </w:t>
      </w:r>
      <w:del w:id="106" w:author="SDN" w:date="2021-01-31T20:54:00Z">
        <w:r w:rsidRPr="00BA7E0B" w:rsidDel="00DE103D">
          <w:rPr>
            <w:rFonts w:eastAsia="MS Mincho"/>
            <w:spacing w:val="-1"/>
          </w:rPr>
          <w:delText xml:space="preserve">first </w:delText>
        </w:r>
      </w:del>
      <w:ins w:id="107" w:author="SDN" w:date="2021-01-31T20:54:00Z">
        <w:r w:rsidR="00DE103D">
          <w:rPr>
            <w:rFonts w:eastAsia="MS Mincho"/>
            <w:spacing w:val="-1"/>
          </w:rPr>
          <w:t xml:space="preserve">have </w:t>
        </w:r>
      </w:ins>
      <w:r w:rsidRPr="00BA7E0B">
        <w:rPr>
          <w:rFonts w:eastAsia="MS Mincho"/>
          <w:spacing w:val="-1"/>
        </w:rPr>
        <w:t xml:space="preserve">access </w:t>
      </w:r>
      <w:ins w:id="108" w:author="SDN" w:date="2021-01-31T20:54:00Z">
        <w:r w:rsidR="00DE103D">
          <w:rPr>
            <w:rFonts w:eastAsia="MS Mincho"/>
            <w:spacing w:val="-1"/>
          </w:rPr>
          <w:t xml:space="preserve">to this </w:t>
        </w:r>
      </w:ins>
      <w:r w:rsidRPr="00BA7E0B">
        <w:rPr>
          <w:rFonts w:eastAsia="MS Mincho"/>
          <w:spacing w:val="-1"/>
        </w:rPr>
        <w:t>real-world financial exchange data</w:t>
      </w:r>
      <w:del w:id="109" w:author="SDN" w:date="2021-01-31T20:54:00Z">
        <w:r w:rsidRPr="00BA7E0B" w:rsidDel="00DE103D">
          <w:rPr>
            <w:rFonts w:eastAsia="MS Mincho"/>
            <w:spacing w:val="-1"/>
          </w:rPr>
          <w:delText>, and ensure that the information is accurate</w:delText>
        </w:r>
      </w:del>
      <w:r w:rsidRPr="00BA7E0B">
        <w:rPr>
          <w:rFonts w:eastAsia="MS Mincho"/>
          <w:spacing w:val="-1"/>
        </w:rPr>
        <w:t>.</w:t>
      </w:r>
    </w:p>
    <w:p w14:paraId="72A13871" w14:textId="2F875979" w:rsidR="00BA7E0B" w:rsidRPr="00BA7E0B" w:rsidDel="00DE103D" w:rsidRDefault="00BA7E0B" w:rsidP="0079347B">
      <w:pPr>
        <w:ind w:firstLine="288"/>
        <w:rPr>
          <w:del w:id="110" w:author="SDN" w:date="2021-01-31T20:57:00Z"/>
          <w:rFonts w:eastAsia="MS Mincho"/>
          <w:spacing w:val="-1"/>
        </w:rPr>
        <w:pPrChange w:id="111" w:author="SDN" w:date="2021-02-01T10:39:00Z">
          <w:pPr>
            <w:ind w:firstLine="288"/>
            <w:jc w:val="both"/>
          </w:pPr>
        </w:pPrChange>
      </w:pPr>
      <w:r w:rsidRPr="00BA7E0B">
        <w:rPr>
          <w:rFonts w:eastAsia="MS Mincho"/>
          <w:spacing w:val="-1"/>
          <w:rtl/>
        </w:rPr>
        <w:t xml:space="preserve"> </w:t>
      </w:r>
      <w:ins w:id="112" w:author="SDN" w:date="2021-01-31T20:58:00Z">
        <w:r w:rsidR="00DE103D" w:rsidRPr="00BA7E0B">
          <w:rPr>
            <w:rFonts w:eastAsia="MS Mincho"/>
            <w:spacing w:val="-1"/>
          </w:rPr>
          <w:t xml:space="preserve">Blockchain networks have created </w:t>
        </w:r>
      </w:ins>
      <w:ins w:id="113" w:author="SDN" w:date="2021-01-31T20:59:00Z">
        <w:r w:rsidR="00DE103D">
          <w:rPr>
            <w:rFonts w:eastAsia="MS Mincho"/>
            <w:spacing w:val="-1"/>
          </w:rPr>
          <w:t>a foundation o</w:t>
        </w:r>
      </w:ins>
      <w:ins w:id="114" w:author="SDN" w:date="2021-01-31T20:58:00Z">
        <w:r w:rsidR="00DE103D" w:rsidRPr="00BA7E0B">
          <w:rPr>
            <w:rFonts w:eastAsia="MS Mincho"/>
            <w:spacing w:val="-1"/>
          </w:rPr>
          <w:t>n which financial exchanges do not need a third party to verify and review asset transfers.</w:t>
        </w:r>
        <w:r w:rsidR="00DE103D">
          <w:rPr>
            <w:rFonts w:eastAsia="MS Mincho"/>
            <w:spacing w:val="-1"/>
          </w:rPr>
          <w:t xml:space="preserve"> </w:t>
        </w:r>
      </w:ins>
      <w:r w:rsidRPr="00BA7E0B">
        <w:rPr>
          <w:rFonts w:eastAsia="MS Mincho"/>
          <w:spacing w:val="-1"/>
        </w:rPr>
        <w:t xml:space="preserve">The blockchain-based </w:t>
      </w:r>
      <w:del w:id="115" w:author="SDN" w:date="2021-02-01T10:39:00Z">
        <w:r w:rsidRPr="00BA7E0B" w:rsidDel="0079347B">
          <w:rPr>
            <w:rFonts w:eastAsia="MS Mincho"/>
            <w:spacing w:val="-1"/>
          </w:rPr>
          <w:delText>Stellar</w:delText>
        </w:r>
      </w:del>
      <w:ins w:id="116" w:author="SDN" w:date="2021-02-01T10:39:00Z">
        <w:r w:rsidR="0079347B">
          <w:rPr>
            <w:rFonts w:eastAsia="MS Mincho"/>
            <w:spacing w:val="-1"/>
          </w:rPr>
          <w:t>Stellar</w:t>
        </w:r>
      </w:ins>
      <w:r w:rsidRPr="00BA7E0B">
        <w:rPr>
          <w:rFonts w:eastAsia="MS Mincho"/>
          <w:spacing w:val="-1"/>
        </w:rPr>
        <w:t xml:space="preserve"> </w:t>
      </w:r>
      <w:del w:id="117" w:author="SDN" w:date="2021-01-31T20:55:00Z">
        <w:r w:rsidRPr="00BA7E0B" w:rsidDel="00DE103D">
          <w:rPr>
            <w:rFonts w:eastAsia="MS Mincho"/>
            <w:spacing w:val="-1"/>
          </w:rPr>
          <w:delText>F</w:delText>
        </w:r>
      </w:del>
      <w:ins w:id="118" w:author="SDN" w:date="2021-01-31T20:55:00Z">
        <w:r w:rsidR="00DE103D">
          <w:rPr>
            <w:rFonts w:eastAsia="MS Mincho"/>
            <w:spacing w:val="-1"/>
          </w:rPr>
          <w:t xml:space="preserve">money </w:t>
        </w:r>
      </w:ins>
      <w:del w:id="119" w:author="SDN" w:date="2021-01-31T20:55:00Z">
        <w:r w:rsidRPr="00BA7E0B" w:rsidDel="00DE103D">
          <w:rPr>
            <w:rFonts w:eastAsia="MS Mincho"/>
            <w:spacing w:val="-1"/>
          </w:rPr>
          <w:delText>inancial E</w:delText>
        </w:r>
      </w:del>
      <w:ins w:id="120" w:author="SDN" w:date="2021-01-31T20:55:00Z">
        <w:r w:rsidR="00DE103D">
          <w:rPr>
            <w:rFonts w:eastAsia="MS Mincho"/>
            <w:spacing w:val="-1"/>
          </w:rPr>
          <w:t>e</w:t>
        </w:r>
      </w:ins>
      <w:r w:rsidRPr="00BA7E0B">
        <w:rPr>
          <w:rFonts w:eastAsia="MS Mincho"/>
          <w:spacing w:val="-1"/>
        </w:rPr>
        <w:t xml:space="preserve">xchange </w:t>
      </w:r>
      <w:del w:id="121" w:author="SDN" w:date="2021-01-31T20:55:00Z">
        <w:r w:rsidRPr="00BA7E0B" w:rsidDel="00DE103D">
          <w:rPr>
            <w:rFonts w:eastAsia="MS Mincho"/>
            <w:spacing w:val="-1"/>
          </w:rPr>
          <w:delText>N</w:delText>
        </w:r>
      </w:del>
      <w:ins w:id="122" w:author="SDN" w:date="2021-01-31T20:55:00Z">
        <w:r w:rsidR="00DE103D">
          <w:rPr>
            <w:rFonts w:eastAsia="MS Mincho"/>
            <w:spacing w:val="-1"/>
          </w:rPr>
          <w:t>n</w:t>
        </w:r>
      </w:ins>
      <w:r w:rsidRPr="00BA7E0B">
        <w:rPr>
          <w:rFonts w:eastAsia="MS Mincho"/>
          <w:spacing w:val="-1"/>
        </w:rPr>
        <w:t xml:space="preserve">etwork allows researchers </w:t>
      </w:r>
      <w:ins w:id="123" w:author="SDN" w:date="2021-01-31T20:56:00Z">
        <w:r w:rsidR="00DE103D">
          <w:rPr>
            <w:rFonts w:eastAsia="MS Mincho"/>
            <w:spacing w:val="-1"/>
          </w:rPr>
          <w:t xml:space="preserve">to </w:t>
        </w:r>
      </w:ins>
      <w:del w:id="124" w:author="SDN" w:date="2021-01-31T20:55:00Z">
        <w:r w:rsidRPr="00BA7E0B" w:rsidDel="00DE103D">
          <w:rPr>
            <w:rFonts w:eastAsia="MS Mincho"/>
            <w:spacing w:val="-1"/>
          </w:rPr>
          <w:delText xml:space="preserve">to </w:delText>
        </w:r>
      </w:del>
      <w:ins w:id="125" w:author="SDN" w:date="2021-01-31T20:55:00Z">
        <w:r w:rsidR="00DE103D">
          <w:rPr>
            <w:rFonts w:eastAsia="MS Mincho"/>
            <w:spacing w:val="-1"/>
          </w:rPr>
          <w:t xml:space="preserve">access </w:t>
        </w:r>
      </w:ins>
      <w:ins w:id="126" w:author="SDN" w:date="2021-01-31T20:56:00Z">
        <w:r w:rsidR="00DE103D">
          <w:rPr>
            <w:rFonts w:eastAsia="MS Mincho"/>
            <w:spacing w:val="-1"/>
          </w:rPr>
          <w:t xml:space="preserve">real-time and </w:t>
        </w:r>
      </w:ins>
      <w:del w:id="127" w:author="SDN" w:date="2021-01-31T20:55:00Z">
        <w:r w:rsidRPr="00BA7E0B" w:rsidDel="00DE103D">
          <w:rPr>
            <w:rFonts w:eastAsia="MS Mincho"/>
            <w:spacing w:val="-1"/>
          </w:rPr>
          <w:delText xml:space="preserve">provide </w:delText>
        </w:r>
      </w:del>
      <w:r w:rsidRPr="00BA7E0B">
        <w:rPr>
          <w:rFonts w:eastAsia="MS Mincho"/>
          <w:spacing w:val="-1"/>
        </w:rPr>
        <w:t xml:space="preserve">accurate data </w:t>
      </w:r>
      <w:ins w:id="128" w:author="SDN" w:date="2021-01-31T20:56:00Z">
        <w:r w:rsidR="00DE103D">
          <w:rPr>
            <w:rFonts w:eastAsia="MS Mincho"/>
            <w:spacing w:val="-1"/>
          </w:rPr>
          <w:t xml:space="preserve">about </w:t>
        </w:r>
      </w:ins>
      <w:del w:id="129" w:author="SDN" w:date="2021-01-31T20:56:00Z">
        <w:r w:rsidRPr="00BA7E0B" w:rsidDel="00DE103D">
          <w:rPr>
            <w:rFonts w:eastAsia="MS Mincho"/>
            <w:spacing w:val="-1"/>
          </w:rPr>
          <w:delText xml:space="preserve">on </w:delText>
        </w:r>
      </w:del>
      <w:r w:rsidRPr="00BA7E0B">
        <w:rPr>
          <w:rFonts w:eastAsia="MS Mincho"/>
          <w:spacing w:val="-1"/>
        </w:rPr>
        <w:t>financial transactions</w:t>
      </w:r>
      <w:del w:id="130" w:author="SDN" w:date="2021-01-31T20:56:00Z">
        <w:r w:rsidRPr="00BA7E0B" w:rsidDel="00DE103D">
          <w:rPr>
            <w:rFonts w:eastAsia="MS Mincho"/>
            <w:spacing w:val="-1"/>
          </w:rPr>
          <w:delText>, in addition to traditional currency exchanges and cryptocurrencies</w:delText>
        </w:r>
      </w:del>
      <w:r w:rsidRPr="00BA7E0B">
        <w:rPr>
          <w:rFonts w:eastAsia="MS Mincho"/>
          <w:spacing w:val="-1"/>
        </w:rPr>
        <w:t xml:space="preserve"> </w:t>
      </w:r>
      <w:ins w:id="131" w:author="SDN" w:date="2021-01-31T20:56:00Z">
        <w:r w:rsidR="00DE103D">
          <w:rPr>
            <w:rFonts w:eastAsia="MS Mincho"/>
            <w:spacing w:val="-1"/>
          </w:rPr>
          <w:t xml:space="preserve">without relying </w:t>
        </w:r>
      </w:ins>
      <w:del w:id="132" w:author="SDN" w:date="2021-01-31T20:56:00Z">
        <w:r w:rsidRPr="00BA7E0B" w:rsidDel="00DE103D">
          <w:rPr>
            <w:rFonts w:eastAsia="MS Mincho"/>
            <w:spacing w:val="-1"/>
          </w:rPr>
          <w:delText xml:space="preserve">in a way that we do not need </w:delText>
        </w:r>
      </w:del>
      <w:ins w:id="133" w:author="SDN" w:date="2021-01-31T20:56:00Z">
        <w:r w:rsidR="00DE103D">
          <w:rPr>
            <w:rFonts w:eastAsia="MS Mincho"/>
            <w:spacing w:val="-1"/>
          </w:rPr>
          <w:t xml:space="preserve">on </w:t>
        </w:r>
      </w:ins>
      <w:r w:rsidRPr="00BA7E0B">
        <w:rPr>
          <w:rFonts w:eastAsia="MS Mincho"/>
          <w:spacing w:val="-1"/>
        </w:rPr>
        <w:t>a third party</w:t>
      </w:r>
      <w:del w:id="134" w:author="SDN" w:date="2021-01-31T20:56:00Z">
        <w:r w:rsidRPr="00BA7E0B" w:rsidDel="00DE103D">
          <w:rPr>
            <w:rFonts w:eastAsia="MS Mincho"/>
            <w:spacing w:val="-1"/>
          </w:rPr>
          <w:delText xml:space="preserve"> to approve the exchanges</w:delText>
        </w:r>
      </w:del>
      <w:r w:rsidRPr="00BA7E0B">
        <w:rPr>
          <w:rFonts w:eastAsia="MS Mincho"/>
          <w:spacing w:val="-1"/>
        </w:rPr>
        <w:t>.</w:t>
      </w:r>
      <w:r w:rsidRPr="00BA7E0B">
        <w:rPr>
          <w:rFonts w:eastAsia="MS Mincho"/>
          <w:spacing w:val="-1"/>
          <w:rtl/>
        </w:rPr>
        <w:t xml:space="preserve"> </w:t>
      </w:r>
    </w:p>
    <w:p w14:paraId="2DFF32A7" w14:textId="77777777" w:rsidR="00BA7E0B" w:rsidDel="00DE103D" w:rsidRDefault="00BA7E0B">
      <w:pPr>
        <w:ind w:firstLine="288"/>
        <w:rPr>
          <w:del w:id="135" w:author="SDN" w:date="2021-01-31T21:00:00Z"/>
          <w:rFonts w:eastAsia="MS Mincho"/>
          <w:spacing w:val="-1"/>
        </w:rPr>
        <w:pPrChange w:id="136" w:author="SDN" w:date="2021-01-31T20:57:00Z">
          <w:pPr>
            <w:jc w:val="both"/>
          </w:pPr>
        </w:pPrChange>
      </w:pPr>
      <w:del w:id="137" w:author="SDN" w:date="2021-01-31T20:58:00Z">
        <w:r w:rsidRPr="00BA7E0B" w:rsidDel="00DE103D">
          <w:rPr>
            <w:rFonts w:eastAsia="MS Mincho"/>
            <w:spacing w:val="-1"/>
          </w:rPr>
          <w:delText>Blockchain networks have created markets in which financial exchanges do not need a third party to verify and review asset transfers by making extensive changes to the financial transfer system.</w:delText>
        </w:r>
      </w:del>
    </w:p>
    <w:p w14:paraId="3246E964" w14:textId="77777777" w:rsidR="00817569" w:rsidRPr="00817569" w:rsidRDefault="00817569" w:rsidP="0040779B">
      <w:pPr>
        <w:ind w:firstLine="288"/>
        <w:rPr>
          <w:rFonts w:eastAsia="MS Mincho"/>
          <w:spacing w:val="-1"/>
        </w:rPr>
        <w:pPrChange w:id="138" w:author="SDN" w:date="2021-02-01T08:43:00Z">
          <w:pPr>
            <w:jc w:val="both"/>
          </w:pPr>
        </w:pPrChange>
      </w:pPr>
      <w:del w:id="139" w:author="SDN" w:date="2021-01-31T21:00:00Z">
        <w:r w:rsidRPr="00817569" w:rsidDel="005E6E22">
          <w:rPr>
            <w:rFonts w:eastAsia="MS Mincho"/>
            <w:spacing w:val="-1"/>
          </w:rPr>
          <w:delText xml:space="preserve">To describe the importance of </w:delText>
        </w:r>
      </w:del>
      <w:ins w:id="140" w:author="SDN" w:date="2021-01-31T21:00:00Z">
        <w:r w:rsidR="005E6E22">
          <w:rPr>
            <w:rFonts w:eastAsia="MS Mincho"/>
            <w:spacing w:val="-1"/>
          </w:rPr>
          <w:t>Base</w:t>
        </w:r>
      </w:ins>
      <w:ins w:id="141" w:author="SDN" w:date="2021-01-31T21:18:00Z">
        <w:r w:rsidR="000623E8">
          <w:rPr>
            <w:rFonts w:eastAsia="MS Mincho"/>
            <w:spacing w:val="-1"/>
          </w:rPr>
          <w:t>d</w:t>
        </w:r>
      </w:ins>
      <w:ins w:id="142" w:author="SDN" w:date="2021-01-31T21:00:00Z">
        <w:r w:rsidR="005E6E22">
          <w:rPr>
            <w:rFonts w:eastAsia="MS Mincho"/>
            <w:spacing w:val="-1"/>
          </w:rPr>
          <w:t xml:space="preserve"> on </w:t>
        </w:r>
        <w:r w:rsidR="00DE103D">
          <w:rPr>
            <w:rFonts w:eastAsia="MS Mincho"/>
            <w:spacing w:val="-1"/>
          </w:rPr>
          <w:t xml:space="preserve">the before mentioned </w:t>
        </w:r>
      </w:ins>
      <w:del w:id="143" w:author="SDN" w:date="2021-01-31T21:00:00Z">
        <w:r w:rsidRPr="00817569" w:rsidDel="00DE103D">
          <w:rPr>
            <w:rFonts w:eastAsia="MS Mincho"/>
            <w:spacing w:val="-1"/>
          </w:rPr>
          <w:delText xml:space="preserve">economic </w:delText>
        </w:r>
      </w:del>
      <w:r w:rsidRPr="00817569">
        <w:rPr>
          <w:rFonts w:eastAsia="MS Mincho"/>
          <w:spacing w:val="-1"/>
        </w:rPr>
        <w:t xml:space="preserve">data, </w:t>
      </w:r>
      <w:del w:id="144" w:author="SDN" w:date="2021-01-31T21:01:00Z">
        <w:r w:rsidRPr="00817569" w:rsidDel="005E6E22">
          <w:rPr>
            <w:rFonts w:eastAsia="MS Mincho"/>
            <w:spacing w:val="-1"/>
          </w:rPr>
          <w:delText xml:space="preserve">we can point out that by using this data, </w:delText>
        </w:r>
      </w:del>
      <w:r w:rsidRPr="00817569">
        <w:rPr>
          <w:rFonts w:eastAsia="MS Mincho"/>
          <w:spacing w:val="-1"/>
        </w:rPr>
        <w:t>economic analysts, portfolio managers of capital markets</w:t>
      </w:r>
      <w:ins w:id="145" w:author="SDN" w:date="2021-01-31T21:01:00Z">
        <w:r w:rsidR="005E6E22">
          <w:rPr>
            <w:rFonts w:eastAsia="MS Mincho"/>
            <w:spacing w:val="-1"/>
          </w:rPr>
          <w:t>,</w:t>
        </w:r>
      </w:ins>
      <w:r w:rsidRPr="00817569">
        <w:rPr>
          <w:rFonts w:eastAsia="MS Mincho"/>
          <w:spacing w:val="-1"/>
        </w:rPr>
        <w:t xml:space="preserve"> </w:t>
      </w:r>
      <w:del w:id="146" w:author="SDN" w:date="2021-01-31T21:01:00Z">
        <w:r w:rsidRPr="00817569" w:rsidDel="005E6E22">
          <w:rPr>
            <w:rFonts w:eastAsia="MS Mincho"/>
            <w:spacing w:val="-1"/>
          </w:rPr>
          <w:delText xml:space="preserve">and also the </w:delText>
        </w:r>
      </w:del>
      <w:ins w:id="147" w:author="SDN" w:date="2021-01-31T21:01:00Z">
        <w:r w:rsidR="005E6E22">
          <w:rPr>
            <w:rFonts w:eastAsia="MS Mincho"/>
            <w:spacing w:val="-1"/>
          </w:rPr>
          <w:t xml:space="preserve">as well as </w:t>
        </w:r>
      </w:ins>
      <w:r w:rsidRPr="00817569">
        <w:rPr>
          <w:rFonts w:eastAsia="MS Mincho"/>
          <w:spacing w:val="-1"/>
        </w:rPr>
        <w:t>government</w:t>
      </w:r>
      <w:ins w:id="148" w:author="SDN" w:date="2021-01-31T21:01:00Z">
        <w:r w:rsidR="005E6E22">
          <w:rPr>
            <w:rFonts w:eastAsia="MS Mincho"/>
            <w:spacing w:val="-1"/>
          </w:rPr>
          <w:t xml:space="preserve"> </w:t>
        </w:r>
      </w:ins>
      <w:ins w:id="149" w:author="SDN" w:date="2021-01-31T21:05:00Z">
        <w:r w:rsidR="005E6E22">
          <w:rPr>
            <w:rFonts w:eastAsia="MS Mincho"/>
            <w:spacing w:val="-1"/>
          </w:rPr>
          <w:t>agencies</w:t>
        </w:r>
      </w:ins>
      <w:r w:rsidRPr="00817569">
        <w:rPr>
          <w:rFonts w:eastAsia="MS Mincho"/>
          <w:spacing w:val="-1"/>
        </w:rPr>
        <w:t xml:space="preserve"> </w:t>
      </w:r>
      <w:del w:id="150" w:author="SDN" w:date="2021-01-31T21:01:00Z">
        <w:r w:rsidRPr="00817569" w:rsidDel="005E6E22">
          <w:rPr>
            <w:rFonts w:eastAsia="MS Mincho"/>
            <w:spacing w:val="-1"/>
          </w:rPr>
          <w:delText xml:space="preserve">men </w:delText>
        </w:r>
      </w:del>
      <w:r w:rsidRPr="00817569">
        <w:rPr>
          <w:rFonts w:eastAsia="MS Mincho"/>
          <w:spacing w:val="-1"/>
        </w:rPr>
        <w:t xml:space="preserve">can understand the </w:t>
      </w:r>
      <w:ins w:id="151" w:author="SDN" w:date="2021-01-31T21:08:00Z">
        <w:r w:rsidR="005E6E22">
          <w:rPr>
            <w:rFonts w:eastAsia="MS Mincho"/>
            <w:spacing w:val="-1"/>
          </w:rPr>
          <w:t xml:space="preserve">users’ behavior, </w:t>
        </w:r>
      </w:ins>
      <w:ins w:id="152" w:author="SDN" w:date="2021-02-01T08:42:00Z">
        <w:r w:rsidR="0040779B">
          <w:rPr>
            <w:rFonts w:eastAsia="MS Mincho"/>
            <w:spacing w:val="-1"/>
          </w:rPr>
          <w:t xml:space="preserve">detect possible frauds, study the </w:t>
        </w:r>
      </w:ins>
      <w:del w:id="153" w:author="SDN" w:date="2021-01-31T21:02:00Z">
        <w:r w:rsidRPr="00817569" w:rsidDel="005E6E22">
          <w:rPr>
            <w:rFonts w:eastAsia="MS Mincho"/>
            <w:spacing w:val="-1"/>
          </w:rPr>
          <w:delText xml:space="preserve">process </w:delText>
        </w:r>
      </w:del>
      <w:ins w:id="154" w:author="SDN" w:date="2021-01-31T21:02:00Z">
        <w:r w:rsidR="005E6E22">
          <w:rPr>
            <w:rFonts w:eastAsia="MS Mincho"/>
            <w:spacing w:val="-1"/>
          </w:rPr>
          <w:t xml:space="preserve">effects </w:t>
        </w:r>
      </w:ins>
      <w:r w:rsidRPr="00817569">
        <w:rPr>
          <w:rFonts w:eastAsia="MS Mincho"/>
          <w:spacing w:val="-1"/>
        </w:rPr>
        <w:t xml:space="preserve">of changes </w:t>
      </w:r>
      <w:ins w:id="155" w:author="SDN" w:date="2021-01-31T21:03:00Z">
        <w:r w:rsidR="005E6E22">
          <w:rPr>
            <w:rFonts w:eastAsia="MS Mincho"/>
            <w:spacing w:val="-1"/>
          </w:rPr>
          <w:t xml:space="preserve">and </w:t>
        </w:r>
      </w:ins>
      <w:del w:id="156" w:author="SDN" w:date="2021-01-31T21:03:00Z">
        <w:r w:rsidRPr="00817569" w:rsidDel="005E6E22">
          <w:rPr>
            <w:rFonts w:eastAsia="MS Mincho"/>
            <w:spacing w:val="-1"/>
          </w:rPr>
          <w:delText xml:space="preserve">in an economic market, the impact of laws </w:delText>
        </w:r>
      </w:del>
      <w:ins w:id="157" w:author="SDN" w:date="2021-01-31T21:03:00Z">
        <w:r w:rsidR="005E6E22">
          <w:rPr>
            <w:rFonts w:eastAsia="MS Mincho"/>
            <w:spacing w:val="-1"/>
          </w:rPr>
          <w:t xml:space="preserve">regulations </w:t>
        </w:r>
      </w:ins>
      <w:r w:rsidRPr="00817569">
        <w:rPr>
          <w:rFonts w:eastAsia="MS Mincho"/>
          <w:spacing w:val="-1"/>
        </w:rPr>
        <w:t>on th</w:t>
      </w:r>
      <w:del w:id="158" w:author="SDN" w:date="2021-01-31T21:03:00Z">
        <w:r w:rsidRPr="00817569" w:rsidDel="005E6E22">
          <w:rPr>
            <w:rFonts w:eastAsia="MS Mincho"/>
            <w:spacing w:val="-1"/>
          </w:rPr>
          <w:delText>at</w:delText>
        </w:r>
      </w:del>
      <w:ins w:id="159" w:author="SDN" w:date="2021-01-31T21:03:00Z">
        <w:r w:rsidR="005E6E22">
          <w:rPr>
            <w:rFonts w:eastAsia="MS Mincho"/>
            <w:spacing w:val="-1"/>
          </w:rPr>
          <w:t>e</w:t>
        </w:r>
      </w:ins>
      <w:r w:rsidRPr="00817569">
        <w:rPr>
          <w:rFonts w:eastAsia="MS Mincho"/>
          <w:spacing w:val="-1"/>
        </w:rPr>
        <w:t xml:space="preserve"> market, </w:t>
      </w:r>
      <w:ins w:id="160" w:author="SDN" w:date="2021-02-01T08:43:00Z">
        <w:r w:rsidR="0040779B">
          <w:rPr>
            <w:rFonts w:eastAsia="MS Mincho"/>
            <w:spacing w:val="-1"/>
          </w:rPr>
          <w:t xml:space="preserve">analyze </w:t>
        </w:r>
      </w:ins>
      <w:r w:rsidRPr="00817569">
        <w:rPr>
          <w:rFonts w:eastAsia="MS Mincho"/>
          <w:spacing w:val="-1"/>
        </w:rPr>
        <w:t xml:space="preserve">the </w:t>
      </w:r>
      <w:ins w:id="161" w:author="SDN" w:date="2021-01-31T21:04:00Z">
        <w:r w:rsidR="005E6E22">
          <w:rPr>
            <w:rFonts w:eastAsia="MS Mincho"/>
            <w:spacing w:val="-1"/>
          </w:rPr>
          <w:t xml:space="preserve">correlation between changes in a </w:t>
        </w:r>
      </w:ins>
      <w:del w:id="162" w:author="SDN" w:date="2021-01-31T21:04:00Z">
        <w:r w:rsidRPr="00817569" w:rsidDel="005E6E22">
          <w:rPr>
            <w:rFonts w:eastAsia="MS Mincho"/>
            <w:spacing w:val="-1"/>
          </w:rPr>
          <w:delText xml:space="preserve">process of economic growth in a </w:delText>
        </w:r>
      </w:del>
      <w:r w:rsidRPr="00817569">
        <w:rPr>
          <w:rFonts w:eastAsia="MS Mincho"/>
          <w:spacing w:val="-1"/>
        </w:rPr>
        <w:t xml:space="preserve">market </w:t>
      </w:r>
      <w:ins w:id="163" w:author="SDN" w:date="2021-01-31T21:04:00Z">
        <w:r w:rsidR="005E6E22">
          <w:rPr>
            <w:rFonts w:eastAsia="MS Mincho"/>
            <w:spacing w:val="-1"/>
          </w:rPr>
          <w:t xml:space="preserve">and </w:t>
        </w:r>
      </w:ins>
      <w:del w:id="164" w:author="SDN" w:date="2021-01-31T21:04:00Z">
        <w:r w:rsidRPr="00817569" w:rsidDel="005E6E22">
          <w:rPr>
            <w:rFonts w:eastAsia="MS Mincho"/>
            <w:spacing w:val="-1"/>
          </w:rPr>
          <w:delText xml:space="preserve">along with </w:delText>
        </w:r>
      </w:del>
      <w:r w:rsidRPr="00817569">
        <w:rPr>
          <w:rFonts w:eastAsia="MS Mincho"/>
          <w:spacing w:val="-1"/>
        </w:rPr>
        <w:t xml:space="preserve">the </w:t>
      </w:r>
      <w:ins w:id="165" w:author="SDN" w:date="2021-01-31T21:05:00Z">
        <w:r w:rsidR="005E6E22">
          <w:rPr>
            <w:rFonts w:eastAsia="MS Mincho"/>
            <w:spacing w:val="-1"/>
          </w:rPr>
          <w:t xml:space="preserve">external effects on the </w:t>
        </w:r>
      </w:ins>
      <w:r w:rsidRPr="00817569">
        <w:rPr>
          <w:rFonts w:eastAsia="MS Mincho"/>
          <w:spacing w:val="-1"/>
        </w:rPr>
        <w:t xml:space="preserve">society, </w:t>
      </w:r>
      <w:ins w:id="166" w:author="SDN" w:date="2021-01-31T21:05:00Z">
        <w:r w:rsidR="005E6E22">
          <w:rPr>
            <w:rFonts w:eastAsia="MS Mincho"/>
            <w:spacing w:val="-1"/>
          </w:rPr>
          <w:t xml:space="preserve">and </w:t>
        </w:r>
      </w:ins>
      <w:del w:id="167" w:author="SDN" w:date="2021-01-31T21:05:00Z">
        <w:r w:rsidRPr="00817569" w:rsidDel="005E6E22">
          <w:rPr>
            <w:rFonts w:eastAsia="MS Mincho"/>
            <w:spacing w:val="-1"/>
          </w:rPr>
          <w:delText xml:space="preserve">as well as price </w:delText>
        </w:r>
      </w:del>
      <w:r w:rsidRPr="00817569">
        <w:rPr>
          <w:rFonts w:eastAsia="MS Mincho"/>
          <w:spacing w:val="-1"/>
        </w:rPr>
        <w:t>predict</w:t>
      </w:r>
      <w:del w:id="168" w:author="SDN" w:date="2021-01-31T21:05:00Z">
        <w:r w:rsidRPr="00817569" w:rsidDel="005E6E22">
          <w:rPr>
            <w:rFonts w:eastAsia="MS Mincho"/>
            <w:spacing w:val="-1"/>
          </w:rPr>
          <w:delText>ions</w:delText>
        </w:r>
      </w:del>
      <w:ins w:id="169" w:author="SDN" w:date="2021-01-31T21:06:00Z">
        <w:r w:rsidR="005E6E22">
          <w:rPr>
            <w:rFonts w:eastAsia="MS Mincho"/>
            <w:spacing w:val="-1"/>
          </w:rPr>
          <w:t xml:space="preserve"> changes to </w:t>
        </w:r>
      </w:ins>
      <w:del w:id="170" w:author="SDN" w:date="2021-01-31T21:06:00Z">
        <w:r w:rsidRPr="00817569" w:rsidDel="005E6E22">
          <w:rPr>
            <w:rFonts w:eastAsia="MS Mincho"/>
            <w:spacing w:val="-1"/>
          </w:rPr>
          <w:delText xml:space="preserve"> of </w:delText>
        </w:r>
      </w:del>
      <w:r w:rsidRPr="00817569">
        <w:rPr>
          <w:rFonts w:eastAsia="MS Mincho"/>
          <w:spacing w:val="-1"/>
        </w:rPr>
        <w:t>exchange rates.</w:t>
      </w:r>
    </w:p>
    <w:p w14:paraId="6574680F" w14:textId="77777777" w:rsidR="00BA7E0B" w:rsidRPr="00817569" w:rsidRDefault="00817569">
      <w:pPr>
        <w:rPr>
          <w:rFonts w:eastAsia="MS Mincho"/>
          <w:spacing w:val="-1"/>
        </w:rPr>
      </w:pPr>
      <w:del w:id="171" w:author="SDN" w:date="2021-01-31T21:09:00Z">
        <w:r w:rsidRPr="00817569" w:rsidDel="005E6E22">
          <w:rPr>
            <w:rFonts w:eastAsia="MS Mincho"/>
            <w:spacing w:val="-1"/>
          </w:rPr>
          <w:delText xml:space="preserve">One of the most important of </w:delText>
        </w:r>
        <w:r w:rsidR="00E34A82" w:rsidDel="005E6E22">
          <w:rPr>
            <w:rFonts w:eastAsia="MS Mincho"/>
            <w:spacing w:val="-1"/>
          </w:rPr>
          <w:delText xml:space="preserve">this </w:delText>
        </w:r>
        <w:r w:rsidRPr="00817569" w:rsidDel="005E6E22">
          <w:rPr>
            <w:rFonts w:eastAsia="MS Mincho"/>
            <w:spacing w:val="-1"/>
          </w:rPr>
          <w:delText xml:space="preserve">information is financial exchange information in a capital market, which is a very suitable platform for </w:delText>
        </w:r>
      </w:del>
      <w:del w:id="172" w:author="SDN" w:date="2021-01-31T21:07:00Z">
        <w:r w:rsidRPr="00817569" w:rsidDel="005E6E22">
          <w:rPr>
            <w:rFonts w:eastAsia="MS Mincho"/>
            <w:spacing w:val="-1"/>
          </w:rPr>
          <w:delText xml:space="preserve">analyzing user behavior and general policies </w:delText>
        </w:r>
      </w:del>
      <w:del w:id="173" w:author="SDN" w:date="2021-01-31T21:09:00Z">
        <w:r w:rsidRPr="00817569" w:rsidDel="005E6E22">
          <w:rPr>
            <w:rFonts w:eastAsia="MS Mincho"/>
            <w:spacing w:val="-1"/>
          </w:rPr>
          <w:delText>of that market.</w:delText>
        </w:r>
      </w:del>
      <w:ins w:id="174" w:author="SDN" w:date="2021-01-31T21:09:00Z">
        <w:r w:rsidR="005E6E22">
          <w:rPr>
            <w:rFonts w:eastAsia="MS Mincho"/>
            <w:spacing w:val="-1"/>
          </w:rPr>
          <w:t xml:space="preserve">In this paper, we introduce our data set which is collected from </w:t>
        </w:r>
      </w:ins>
      <w:ins w:id="175" w:author="SDN" w:date="2021-01-31T21:10:00Z">
        <w:r w:rsidR="005E6E22">
          <w:rPr>
            <w:rFonts w:eastAsia="MS Mincho"/>
            <w:spacing w:val="-1"/>
          </w:rPr>
          <w:t xml:space="preserve">the </w:t>
        </w:r>
      </w:ins>
      <w:ins w:id="176" w:author="SDN" w:date="2021-01-31T21:09:00Z">
        <w:r w:rsidR="005E6E22">
          <w:rPr>
            <w:rFonts w:eastAsia="MS Mincho"/>
            <w:spacing w:val="-1"/>
          </w:rPr>
          <w:t xml:space="preserve">Stellar </w:t>
        </w:r>
      </w:ins>
      <w:ins w:id="177" w:author="SDN" w:date="2021-01-31T21:10:00Z">
        <w:r w:rsidR="005E6E22">
          <w:rPr>
            <w:rFonts w:eastAsia="MS Mincho"/>
            <w:spacing w:val="-1"/>
          </w:rPr>
          <w:t>decentralized exchange</w:t>
        </w:r>
        <w:r w:rsidR="00F81639">
          <w:rPr>
            <w:rFonts w:eastAsia="MS Mincho"/>
            <w:spacing w:val="-1"/>
          </w:rPr>
          <w:t xml:space="preserve"> during a one-year period, and analyze it from multiple aspects. </w:t>
        </w:r>
      </w:ins>
      <w:ins w:id="178" w:author="SDN" w:date="2021-01-31T21:11:00Z">
        <w:r w:rsidR="00F81639">
          <w:rPr>
            <w:rFonts w:eastAsia="MS Mincho"/>
            <w:spacing w:val="-1"/>
          </w:rPr>
          <w:t xml:space="preserve">We have made </w:t>
        </w:r>
      </w:ins>
      <w:ins w:id="179" w:author="SDN" w:date="2021-01-31T21:12:00Z">
        <w:r w:rsidR="00F81639">
          <w:rPr>
            <w:rFonts w:eastAsia="MS Mincho"/>
            <w:spacing w:val="-1"/>
          </w:rPr>
          <w:t xml:space="preserve">the </w:t>
        </w:r>
      </w:ins>
      <w:ins w:id="180" w:author="SDN" w:date="2021-01-31T21:10:00Z">
        <w:r w:rsidR="00F81639">
          <w:rPr>
            <w:rFonts w:eastAsia="MS Mincho"/>
            <w:spacing w:val="-1"/>
          </w:rPr>
          <w:t xml:space="preserve">data set </w:t>
        </w:r>
      </w:ins>
      <w:ins w:id="181" w:author="SDN" w:date="2021-01-31T21:11:00Z">
        <w:r w:rsidR="00F81639">
          <w:rPr>
            <w:rFonts w:eastAsia="MS Mincho"/>
            <w:spacing w:val="-1"/>
          </w:rPr>
          <w:t xml:space="preserve">available </w:t>
        </w:r>
      </w:ins>
      <w:ins w:id="182" w:author="SDN" w:date="2021-01-31T21:12:00Z">
        <w:r w:rsidR="00F81639">
          <w:rPr>
            <w:rFonts w:eastAsia="MS Mincho"/>
            <w:spacing w:val="-1"/>
          </w:rPr>
          <w:t xml:space="preserve">to anyone who is interested in financial market analysis and </w:t>
        </w:r>
      </w:ins>
      <w:ins w:id="183" w:author="SDN" w:date="2021-01-31T21:17:00Z">
        <w:r w:rsidR="00694AD1">
          <w:rPr>
            <w:rFonts w:eastAsia="MS Mincho"/>
            <w:spacing w:val="-1"/>
          </w:rPr>
          <w:t>design</w:t>
        </w:r>
      </w:ins>
      <w:ins w:id="184" w:author="SDN" w:date="2021-01-31T21:12:00Z">
        <w:r w:rsidR="00F81639">
          <w:rPr>
            <w:rFonts w:eastAsia="MS Mincho"/>
            <w:spacing w:val="-1"/>
          </w:rPr>
          <w:t xml:space="preserve">. The rest of the paper is organized as follows: we review the related work in Section II, </w:t>
        </w:r>
      </w:ins>
      <w:ins w:id="185" w:author="SDN" w:date="2021-01-31T21:14:00Z">
        <w:r w:rsidR="00F81639">
          <w:rPr>
            <w:rFonts w:eastAsia="MS Mincho"/>
            <w:spacing w:val="-1"/>
          </w:rPr>
          <w:t xml:space="preserve">introduce the data set in Section III, </w:t>
        </w:r>
      </w:ins>
      <w:ins w:id="186" w:author="SDN" w:date="2021-01-31T21:16:00Z">
        <w:r w:rsidR="00F81639">
          <w:rPr>
            <w:rFonts w:eastAsia="MS Mincho"/>
            <w:spacing w:val="-1"/>
          </w:rPr>
          <w:t>and analyze</w:t>
        </w:r>
      </w:ins>
      <w:ins w:id="187" w:author="SDN" w:date="2021-01-31T21:14:00Z">
        <w:r w:rsidR="00F81639">
          <w:rPr>
            <w:rFonts w:eastAsia="MS Mincho"/>
            <w:spacing w:val="-1"/>
          </w:rPr>
          <w:t xml:space="preserve"> it in Section </w:t>
        </w:r>
      </w:ins>
      <w:ins w:id="188" w:author="SDN" w:date="2021-01-31T21:16:00Z">
        <w:r w:rsidR="00F81639">
          <w:rPr>
            <w:rFonts w:eastAsia="MS Mincho"/>
            <w:spacing w:val="-1"/>
          </w:rPr>
          <w:t>IV. Our paper is concluded in Section V.</w:t>
        </w:r>
      </w:ins>
    </w:p>
    <w:p w14:paraId="3DC8F346" w14:textId="77777777" w:rsidR="008A55B5" w:rsidRDefault="00817569" w:rsidP="00CB1404">
      <w:pPr>
        <w:pStyle w:val="Heading1"/>
      </w:pPr>
      <w:r>
        <w:t>Related works</w:t>
      </w:r>
    </w:p>
    <w:p w14:paraId="61298684" w14:textId="77777777" w:rsidR="00817569" w:rsidRPr="00817569" w:rsidRDefault="00817569" w:rsidP="0040779B">
      <w:pPr>
        <w:ind w:firstLine="288"/>
        <w:rPr>
          <w:rFonts w:eastAsia="MS Mincho"/>
          <w:spacing w:val="-1"/>
        </w:rPr>
        <w:pPrChange w:id="189" w:author="SDN" w:date="2021-02-01T08:44:00Z">
          <w:pPr>
            <w:ind w:firstLine="288"/>
            <w:jc w:val="both"/>
          </w:pPr>
        </w:pPrChange>
      </w:pPr>
      <w:r w:rsidRPr="00817569">
        <w:rPr>
          <w:rFonts w:eastAsia="MS Mincho"/>
          <w:spacing w:val="-1"/>
        </w:rPr>
        <w:t xml:space="preserve">In [1], the </w:t>
      </w:r>
      <w:del w:id="190" w:author="SDN" w:date="2021-02-01T08:42:00Z">
        <w:r w:rsidRPr="00817569" w:rsidDel="0040779B">
          <w:rPr>
            <w:rFonts w:eastAsia="MS Mincho"/>
            <w:spacing w:val="-1"/>
          </w:rPr>
          <w:delText>dataset</w:delText>
        </w:r>
      </w:del>
      <w:ins w:id="191" w:author="SDN" w:date="2021-02-01T08:42:00Z">
        <w:r w:rsidR="0040779B">
          <w:rPr>
            <w:rFonts w:eastAsia="MS Mincho"/>
            <w:spacing w:val="-1"/>
          </w:rPr>
          <w:t>data set</w:t>
        </w:r>
      </w:ins>
      <w:r w:rsidRPr="00817569">
        <w:rPr>
          <w:rFonts w:eastAsia="MS Mincho"/>
          <w:spacing w:val="-1"/>
        </w:rPr>
        <w:t>s created by the popular Bitcoin</w:t>
      </w:r>
      <w:r w:rsidR="00002EDA">
        <w:rPr>
          <w:rFonts w:eastAsia="MS Mincho"/>
          <w:spacing w:val="-1"/>
        </w:rPr>
        <w:t xml:space="preserve"> </w:t>
      </w:r>
      <w:r w:rsidRPr="00817569">
        <w:rPr>
          <w:rFonts w:eastAsia="MS Mincho"/>
          <w:spacing w:val="-1"/>
        </w:rPr>
        <w:t xml:space="preserve">and </w:t>
      </w:r>
      <w:r w:rsidR="00002EDA">
        <w:rPr>
          <w:rFonts w:eastAsia="MS Mincho"/>
          <w:spacing w:val="-1"/>
        </w:rPr>
        <w:t>Ether</w:t>
      </w:r>
      <w:del w:id="192" w:author="SDN" w:date="2021-02-01T08:41:00Z">
        <w:r w:rsidR="00002EDA" w:rsidDel="0040779B">
          <w:rPr>
            <w:rFonts w:eastAsia="MS Mincho"/>
            <w:spacing w:val="-1"/>
          </w:rPr>
          <w:delText>eum</w:delText>
        </w:r>
      </w:del>
      <w:r w:rsidR="00002EDA">
        <w:rPr>
          <w:rFonts w:eastAsia="MS Mincho"/>
          <w:spacing w:val="-1"/>
        </w:rPr>
        <w:t xml:space="preserve"> </w:t>
      </w:r>
      <w:r w:rsidRPr="00817569">
        <w:rPr>
          <w:rFonts w:eastAsia="MS Mincho"/>
          <w:spacing w:val="-1"/>
        </w:rPr>
        <w:t>cryptocurrencies are introduced as large data</w:t>
      </w:r>
      <w:ins w:id="193" w:author="SDN" w:date="2021-02-01T08:41:00Z">
        <w:r w:rsidR="0040779B">
          <w:rPr>
            <w:rFonts w:eastAsia="MS Mincho"/>
            <w:spacing w:val="-1"/>
          </w:rPr>
          <w:t xml:space="preserve"> </w:t>
        </w:r>
      </w:ins>
      <w:r w:rsidRPr="00817569">
        <w:rPr>
          <w:rFonts w:eastAsia="MS Mincho"/>
          <w:spacing w:val="-1"/>
        </w:rPr>
        <w:t>sets</w:t>
      </w:r>
      <w:r w:rsidR="00002EDA">
        <w:rPr>
          <w:rFonts w:eastAsia="MS Mincho"/>
          <w:spacing w:val="-1"/>
        </w:rPr>
        <w:t xml:space="preserve"> </w:t>
      </w:r>
      <w:r w:rsidRPr="00817569">
        <w:rPr>
          <w:rFonts w:eastAsia="MS Mincho"/>
          <w:spacing w:val="-1"/>
        </w:rPr>
        <w:t xml:space="preserve">which are applicable in areas such as fraud detection, illegal transactions, </w:t>
      </w:r>
      <w:del w:id="194" w:author="SDN" w:date="2021-02-01T08:43:00Z">
        <w:r w:rsidRPr="00817569" w:rsidDel="0040779B">
          <w:rPr>
            <w:rFonts w:eastAsia="MS Mincho"/>
            <w:spacing w:val="-1"/>
          </w:rPr>
          <w:delText xml:space="preserve">and </w:delText>
        </w:r>
      </w:del>
      <w:del w:id="195" w:author="SDN" w:date="2021-02-01T08:45:00Z">
        <w:r w:rsidRPr="00817569" w:rsidDel="0040779B">
          <w:rPr>
            <w:rFonts w:eastAsia="MS Mincho"/>
            <w:spacing w:val="-1"/>
          </w:rPr>
          <w:delText>economic</w:delText>
        </w:r>
      </w:del>
      <w:ins w:id="196" w:author="SDN" w:date="2021-02-01T08:45:00Z">
        <w:r w:rsidR="0040779B" w:rsidRPr="00817569">
          <w:rPr>
            <w:rFonts w:eastAsia="MS Mincho"/>
            <w:spacing w:val="-1"/>
          </w:rPr>
          <w:t>and economic</w:t>
        </w:r>
      </w:ins>
      <w:r w:rsidRPr="00817569">
        <w:rPr>
          <w:rFonts w:eastAsia="MS Mincho"/>
          <w:spacing w:val="-1"/>
        </w:rPr>
        <w:t xml:space="preserve"> critical point detection</w:t>
      </w:r>
      <w:del w:id="197" w:author="SDN" w:date="2021-02-01T08:43:00Z">
        <w:r w:rsidRPr="00817569" w:rsidDel="0040779B">
          <w:rPr>
            <w:rFonts w:eastAsia="MS Mincho"/>
            <w:spacing w:val="-1"/>
          </w:rPr>
          <w:delText xml:space="preserve"> and other important areas</w:delText>
        </w:r>
      </w:del>
      <w:r w:rsidRPr="00817569">
        <w:rPr>
          <w:rFonts w:eastAsia="MS Mincho"/>
          <w:spacing w:val="-1"/>
        </w:rPr>
        <w:t xml:space="preserve">. </w:t>
      </w:r>
      <w:del w:id="198" w:author="SDN" w:date="2021-02-01T08:44:00Z">
        <w:r w:rsidRPr="00817569" w:rsidDel="0040779B">
          <w:rPr>
            <w:rFonts w:eastAsia="MS Mincho"/>
            <w:spacing w:val="-1"/>
          </w:rPr>
          <w:delText xml:space="preserve">This </w:delText>
        </w:r>
      </w:del>
      <w:ins w:id="199" w:author="SDN" w:date="2021-02-01T08:44:00Z">
        <w:r w:rsidR="0040779B" w:rsidRPr="00817569">
          <w:rPr>
            <w:rFonts w:eastAsia="MS Mincho"/>
            <w:spacing w:val="-1"/>
          </w:rPr>
          <w:t>Th</w:t>
        </w:r>
        <w:r w:rsidR="0040779B">
          <w:rPr>
            <w:rFonts w:eastAsia="MS Mincho"/>
            <w:spacing w:val="-1"/>
          </w:rPr>
          <w:t>e</w:t>
        </w:r>
        <w:r w:rsidR="0040779B" w:rsidRPr="00817569">
          <w:rPr>
            <w:rFonts w:eastAsia="MS Mincho"/>
            <w:spacing w:val="-1"/>
          </w:rPr>
          <w:t xml:space="preserve"> </w:t>
        </w:r>
      </w:ins>
      <w:r w:rsidRPr="00817569">
        <w:rPr>
          <w:rFonts w:eastAsia="MS Mincho"/>
          <w:spacing w:val="-1"/>
        </w:rPr>
        <w:t xml:space="preserve">book also provides a basic description of </w:t>
      </w:r>
      <w:del w:id="200" w:author="SDN" w:date="2021-02-01T08:44:00Z">
        <w:r w:rsidRPr="00817569" w:rsidDel="0040779B">
          <w:rPr>
            <w:rFonts w:eastAsia="MS Mincho"/>
            <w:spacing w:val="-1"/>
          </w:rPr>
          <w:delText xml:space="preserve">the </w:delText>
        </w:r>
      </w:del>
      <w:r w:rsidRPr="00817569">
        <w:rPr>
          <w:rFonts w:eastAsia="MS Mincho"/>
          <w:spacing w:val="-1"/>
        </w:rPr>
        <w:t xml:space="preserve">various features that can be obtained from the </w:t>
      </w:r>
      <w:del w:id="201" w:author="SDN" w:date="2021-02-01T08:42:00Z">
        <w:r w:rsidRPr="00817569" w:rsidDel="0040779B">
          <w:rPr>
            <w:rFonts w:eastAsia="MS Mincho"/>
            <w:spacing w:val="-1"/>
          </w:rPr>
          <w:delText>dataset</w:delText>
        </w:r>
      </w:del>
      <w:ins w:id="202" w:author="SDN" w:date="2021-02-01T08:42:00Z">
        <w:r w:rsidR="0040779B">
          <w:rPr>
            <w:rFonts w:eastAsia="MS Mincho"/>
            <w:spacing w:val="-1"/>
          </w:rPr>
          <w:t>data set</w:t>
        </w:r>
      </w:ins>
      <w:r w:rsidRPr="00817569">
        <w:rPr>
          <w:rFonts w:eastAsia="MS Mincho"/>
          <w:spacing w:val="-1"/>
        </w:rPr>
        <w:t xml:space="preserve"> of a cryptocurrency or the general structure of this type of data.</w:t>
      </w:r>
    </w:p>
    <w:p w14:paraId="111A57BD" w14:textId="77777777" w:rsidR="00817569" w:rsidRPr="00817569" w:rsidRDefault="00817569" w:rsidP="0040779B">
      <w:pPr>
        <w:rPr>
          <w:rFonts w:eastAsia="MS Mincho"/>
          <w:spacing w:val="-1"/>
        </w:rPr>
        <w:pPrChange w:id="203" w:author="SDN" w:date="2021-02-01T08:47:00Z">
          <w:pPr>
            <w:jc w:val="both"/>
          </w:pPr>
        </w:pPrChange>
      </w:pPr>
      <w:r w:rsidRPr="00817569">
        <w:rPr>
          <w:rFonts w:eastAsia="MS Mincho"/>
          <w:spacing w:val="-1"/>
        </w:rPr>
        <w:t>In [2], it has also been pointed out that blockchains have great potential for use in finance, gaming, financial transfers and asset chains</w:t>
      </w:r>
      <w:del w:id="204" w:author="SDN" w:date="2021-02-01T08:46:00Z">
        <w:r w:rsidRPr="00817569" w:rsidDel="0040779B">
          <w:rPr>
            <w:rFonts w:eastAsia="MS Mincho"/>
            <w:spacing w:val="-1"/>
          </w:rPr>
          <w:delText xml:space="preserve">, </w:delText>
        </w:r>
      </w:del>
      <w:ins w:id="205" w:author="SDN" w:date="2021-02-01T08:46:00Z">
        <w:r w:rsidR="0040779B">
          <w:rPr>
            <w:rFonts w:eastAsia="MS Mincho"/>
            <w:spacing w:val="-1"/>
          </w:rPr>
          <w:t>.</w:t>
        </w:r>
        <w:r w:rsidR="0040779B" w:rsidRPr="00817569">
          <w:rPr>
            <w:rFonts w:eastAsia="MS Mincho"/>
            <w:spacing w:val="-1"/>
          </w:rPr>
          <w:t xml:space="preserve"> </w:t>
        </w:r>
      </w:ins>
      <w:del w:id="206" w:author="SDN" w:date="2021-02-01T08:46:00Z">
        <w:r w:rsidRPr="00817569" w:rsidDel="0040779B">
          <w:rPr>
            <w:rFonts w:eastAsia="MS Mincho"/>
            <w:spacing w:val="-1"/>
          </w:rPr>
          <w:delText xml:space="preserve">but </w:delText>
        </w:r>
      </w:del>
      <w:ins w:id="207" w:author="SDN" w:date="2021-02-01T08:46:00Z">
        <w:r w:rsidR="0040779B">
          <w:rPr>
            <w:rFonts w:eastAsia="MS Mincho"/>
            <w:spacing w:val="-1"/>
          </w:rPr>
          <w:t>B</w:t>
        </w:r>
        <w:r w:rsidR="0040779B" w:rsidRPr="00817569">
          <w:rPr>
            <w:rFonts w:eastAsia="MS Mincho"/>
            <w:spacing w:val="-1"/>
          </w:rPr>
          <w:t xml:space="preserve">ut </w:t>
        </w:r>
      </w:ins>
      <w:r w:rsidRPr="00817569">
        <w:rPr>
          <w:rFonts w:eastAsia="MS Mincho"/>
          <w:spacing w:val="-1"/>
        </w:rPr>
        <w:t>one of the serious challenges in this area is the behavioral analysis of these networks</w:t>
      </w:r>
      <w:ins w:id="208" w:author="SDN" w:date="2021-02-01T08:46:00Z">
        <w:r w:rsidR="0040779B">
          <w:rPr>
            <w:rFonts w:eastAsia="MS Mincho"/>
            <w:spacing w:val="-1"/>
          </w:rPr>
          <w:t>’</w:t>
        </w:r>
      </w:ins>
      <w:r w:rsidRPr="00817569">
        <w:rPr>
          <w:rFonts w:eastAsia="MS Mincho"/>
          <w:spacing w:val="-1"/>
        </w:rPr>
        <w:t xml:space="preserve"> users and their categorization based on their behavior. Here, the authors evaluate this data with the transactional sequences of</w:t>
      </w:r>
      <w:r>
        <w:rPr>
          <w:rFonts w:asciiTheme="majorBidi" w:hAnsiTheme="majorBidi" w:cstheme="majorBidi"/>
          <w:sz w:val="28"/>
          <w:szCs w:val="28"/>
          <w:lang w:bidi="fa-IR"/>
        </w:rPr>
        <w:t xml:space="preserve"> </w:t>
      </w:r>
      <w:r w:rsidRPr="00817569">
        <w:rPr>
          <w:rFonts w:eastAsia="MS Mincho"/>
          <w:spacing w:val="-1"/>
        </w:rPr>
        <w:t xml:space="preserve">Bitcoin network which are obtained from the general history of this network and also by using their proposed </w:t>
      </w:r>
      <w:ins w:id="209" w:author="SDN" w:date="2021-02-01T08:47:00Z">
        <w:r w:rsidR="0040779B" w:rsidRPr="00817569">
          <w:rPr>
            <w:rFonts w:eastAsia="MS Mincho"/>
            <w:spacing w:val="-1"/>
          </w:rPr>
          <w:t xml:space="preserve">behavioral analysis </w:t>
        </w:r>
      </w:ins>
      <w:r w:rsidRPr="00817569">
        <w:rPr>
          <w:rFonts w:eastAsia="MS Mincho"/>
          <w:spacing w:val="-1"/>
        </w:rPr>
        <w:t>method</w:t>
      </w:r>
      <w:del w:id="210" w:author="SDN" w:date="2021-02-01T08:47:00Z">
        <w:r w:rsidRPr="00817569" w:rsidDel="0040779B">
          <w:rPr>
            <w:rFonts w:eastAsia="MS Mincho"/>
            <w:spacing w:val="-1"/>
          </w:rPr>
          <w:delText>, which is a method of behavioral analysis</w:delText>
        </w:r>
      </w:del>
      <w:r w:rsidRPr="00817569">
        <w:rPr>
          <w:rFonts w:eastAsia="MS Mincho"/>
          <w:spacing w:val="-1"/>
        </w:rPr>
        <w:t>.</w:t>
      </w:r>
    </w:p>
    <w:p w14:paraId="3AA4A2B6" w14:textId="77777777" w:rsidR="00817569" w:rsidRPr="00817569" w:rsidDel="0040779B" w:rsidRDefault="00817569" w:rsidP="0040779B">
      <w:pPr>
        <w:rPr>
          <w:del w:id="211" w:author="SDN" w:date="2021-02-01T08:47:00Z"/>
          <w:rFonts w:eastAsia="MS Mincho"/>
          <w:spacing w:val="-1"/>
        </w:rPr>
        <w:pPrChange w:id="212" w:author="SDN" w:date="2021-02-01T08:47:00Z">
          <w:pPr>
            <w:jc w:val="both"/>
          </w:pPr>
        </w:pPrChange>
      </w:pPr>
      <w:r w:rsidRPr="00817569">
        <w:rPr>
          <w:rFonts w:eastAsia="MS Mincho"/>
          <w:spacing w:val="-1"/>
        </w:rPr>
        <w:t xml:space="preserve">In [3], </w:t>
      </w:r>
      <w:del w:id="213" w:author="SDN" w:date="2021-02-01T08:47:00Z">
        <w:r w:rsidRPr="00817569" w:rsidDel="0040779B">
          <w:rPr>
            <w:rFonts w:eastAsia="MS Mincho"/>
            <w:spacing w:val="-1"/>
          </w:rPr>
          <w:delText xml:space="preserve">they </w:delText>
        </w:r>
      </w:del>
      <w:ins w:id="214" w:author="SDN" w:date="2021-02-01T08:47:00Z">
        <w:r w:rsidR="0040779B">
          <w:rPr>
            <w:rFonts w:eastAsia="MS Mincho"/>
            <w:spacing w:val="-1"/>
          </w:rPr>
          <w:t xml:space="preserve">authors </w:t>
        </w:r>
      </w:ins>
      <w:r w:rsidRPr="00817569">
        <w:rPr>
          <w:rFonts w:eastAsia="MS Mincho"/>
          <w:spacing w:val="-1"/>
        </w:rPr>
        <w:t xml:space="preserve">have </w:t>
      </w:r>
      <w:del w:id="215" w:author="SDN" w:date="2021-02-01T08:47:00Z">
        <w:r w:rsidRPr="00817569" w:rsidDel="0040779B">
          <w:rPr>
            <w:rFonts w:eastAsia="MS Mincho"/>
            <w:spacing w:val="-1"/>
          </w:rPr>
          <w:delText xml:space="preserve">also </w:delText>
        </w:r>
      </w:del>
      <w:r w:rsidRPr="00817569">
        <w:rPr>
          <w:rFonts w:eastAsia="MS Mincho"/>
          <w:spacing w:val="-1"/>
        </w:rPr>
        <w:t>collected data sets from the Chinese future market</w:t>
      </w:r>
      <w:r w:rsidR="00002EDA">
        <w:rPr>
          <w:rFonts w:eastAsia="MS Mincho"/>
          <w:spacing w:val="-1"/>
        </w:rPr>
        <w:t xml:space="preserve"> </w:t>
      </w:r>
      <w:r w:rsidRPr="00817569">
        <w:rPr>
          <w:rFonts w:eastAsia="MS Mincho"/>
          <w:spacing w:val="-1"/>
        </w:rPr>
        <w:t xml:space="preserve">and analyzed the </w:t>
      </w:r>
      <w:ins w:id="216" w:author="SDN" w:date="2021-02-01T08:47:00Z">
        <w:r w:rsidR="0040779B">
          <w:rPr>
            <w:rFonts w:eastAsia="MS Mincho"/>
            <w:spacing w:val="-1"/>
          </w:rPr>
          <w:t xml:space="preserve">user </w:t>
        </w:r>
      </w:ins>
      <w:r w:rsidRPr="00817569">
        <w:rPr>
          <w:rFonts w:eastAsia="MS Mincho"/>
          <w:spacing w:val="-1"/>
        </w:rPr>
        <w:t xml:space="preserve">behavior </w:t>
      </w:r>
      <w:del w:id="217" w:author="SDN" w:date="2021-02-01T08:47:00Z">
        <w:r w:rsidRPr="00817569" w:rsidDel="0040779B">
          <w:rPr>
            <w:rFonts w:eastAsia="MS Mincho"/>
            <w:spacing w:val="-1"/>
          </w:rPr>
          <w:delText xml:space="preserve">of </w:delText>
        </w:r>
      </w:del>
      <w:ins w:id="218" w:author="SDN" w:date="2021-02-01T08:47:00Z">
        <w:r w:rsidR="0040779B">
          <w:rPr>
            <w:rFonts w:eastAsia="MS Mincho"/>
            <w:spacing w:val="-1"/>
          </w:rPr>
          <w:t xml:space="preserve">in </w:t>
        </w:r>
      </w:ins>
      <w:r w:rsidRPr="00817569">
        <w:rPr>
          <w:rFonts w:eastAsia="MS Mincho"/>
          <w:spacing w:val="-1"/>
        </w:rPr>
        <w:t xml:space="preserve">this market </w:t>
      </w:r>
      <w:del w:id="219" w:author="SDN" w:date="2021-02-01T08:47:00Z">
        <w:r w:rsidRPr="00817569" w:rsidDel="0040779B">
          <w:rPr>
            <w:rFonts w:eastAsia="MS Mincho"/>
            <w:spacing w:val="-1"/>
          </w:rPr>
          <w:delText xml:space="preserve">users </w:delText>
        </w:r>
      </w:del>
      <w:r w:rsidRPr="00817569">
        <w:rPr>
          <w:rFonts w:eastAsia="MS Mincho"/>
          <w:spacing w:val="-1"/>
        </w:rPr>
        <w:t>by using clustering methods.</w:t>
      </w:r>
      <w:ins w:id="220" w:author="SDN" w:date="2021-02-01T08:47:00Z">
        <w:r w:rsidR="0040779B">
          <w:rPr>
            <w:rFonts w:eastAsia="MS Mincho"/>
            <w:spacing w:val="-1"/>
          </w:rPr>
          <w:t xml:space="preserve"> </w:t>
        </w:r>
      </w:ins>
    </w:p>
    <w:p w14:paraId="5902EAAB" w14:textId="77777777" w:rsidR="00817569" w:rsidRPr="00817569" w:rsidDel="002C32D8" w:rsidRDefault="00817569" w:rsidP="002C32D8">
      <w:pPr>
        <w:rPr>
          <w:del w:id="221" w:author="SDN" w:date="2021-02-01T08:52:00Z"/>
          <w:rFonts w:eastAsia="MS Mincho"/>
          <w:spacing w:val="-1"/>
        </w:rPr>
        <w:pPrChange w:id="222" w:author="SDN" w:date="2021-02-01T08:52:00Z">
          <w:pPr>
            <w:jc w:val="both"/>
          </w:pPr>
        </w:pPrChange>
      </w:pPr>
      <w:del w:id="223" w:author="SDN" w:date="2021-02-01T08:48:00Z">
        <w:r w:rsidRPr="00817569" w:rsidDel="0040779B">
          <w:rPr>
            <w:rFonts w:eastAsia="MS Mincho"/>
            <w:spacing w:val="-1"/>
          </w:rPr>
          <w:delText>In this data set, d</w:delText>
        </w:r>
      </w:del>
      <w:ins w:id="224" w:author="SDN" w:date="2021-02-01T08:48:00Z">
        <w:r w:rsidR="0040779B">
          <w:rPr>
            <w:rFonts w:eastAsia="MS Mincho"/>
            <w:spacing w:val="-1"/>
          </w:rPr>
          <w:t>D</w:t>
        </w:r>
      </w:ins>
      <w:r w:rsidRPr="00817569">
        <w:rPr>
          <w:rFonts w:eastAsia="MS Mincho"/>
          <w:spacing w:val="-1"/>
        </w:rPr>
        <w:t>ue to the nature of this market, there is only one asset on each side of every financial transaction, which can be considered as one of the items that have not</w:t>
      </w:r>
      <w:r>
        <w:rPr>
          <w:rFonts w:asciiTheme="majorBidi" w:hAnsiTheme="majorBidi" w:cstheme="majorBidi"/>
          <w:sz w:val="28"/>
          <w:szCs w:val="28"/>
          <w:lang w:bidi="fa-IR"/>
        </w:rPr>
        <w:t xml:space="preserve"> </w:t>
      </w:r>
      <w:r w:rsidRPr="00817569">
        <w:rPr>
          <w:rFonts w:eastAsia="MS Mincho"/>
          <w:spacing w:val="-1"/>
        </w:rPr>
        <w:t xml:space="preserve">been considered in </w:t>
      </w:r>
      <w:ins w:id="225" w:author="SDN" w:date="2021-02-01T08:48:00Z">
        <w:r w:rsidR="0040779B" w:rsidRPr="00817569">
          <w:rPr>
            <w:rFonts w:eastAsia="MS Mincho"/>
            <w:spacing w:val="-1"/>
          </w:rPr>
          <w:t>[3]</w:t>
        </w:r>
      </w:ins>
      <w:del w:id="226" w:author="SDN" w:date="2021-02-01T08:48:00Z">
        <w:r w:rsidRPr="00817569" w:rsidDel="0040779B">
          <w:rPr>
            <w:rFonts w:eastAsia="MS Mincho"/>
            <w:spacing w:val="-1"/>
          </w:rPr>
          <w:delText>this article</w:delText>
        </w:r>
      </w:del>
      <w:r w:rsidRPr="00817569">
        <w:rPr>
          <w:rFonts w:eastAsia="MS Mincho"/>
          <w:spacing w:val="-1"/>
        </w:rPr>
        <w:t xml:space="preserve">. </w:t>
      </w:r>
      <w:ins w:id="227" w:author="SDN" w:date="2021-02-01T08:49:00Z">
        <w:r w:rsidR="002C32D8">
          <w:rPr>
            <w:rFonts w:eastAsia="MS Mincho"/>
            <w:spacing w:val="-1"/>
          </w:rPr>
          <w:t>In contrast</w:t>
        </w:r>
      </w:ins>
      <w:ins w:id="228" w:author="SDN" w:date="2021-02-01T08:50:00Z">
        <w:r w:rsidR="002C32D8">
          <w:rPr>
            <w:rFonts w:eastAsia="MS Mincho"/>
            <w:spacing w:val="-1"/>
          </w:rPr>
          <w:t>,</w:t>
        </w:r>
      </w:ins>
      <w:ins w:id="229" w:author="SDN" w:date="2021-02-01T08:49:00Z">
        <w:r w:rsidR="0040779B">
          <w:rPr>
            <w:rFonts w:eastAsia="MS Mincho"/>
            <w:spacing w:val="-1"/>
          </w:rPr>
          <w:t xml:space="preserve"> </w:t>
        </w:r>
      </w:ins>
      <w:ins w:id="230" w:author="SDN" w:date="2021-02-01T08:50:00Z">
        <w:r w:rsidR="002C32D8">
          <w:rPr>
            <w:rFonts w:eastAsia="MS Mincho"/>
            <w:spacing w:val="-1"/>
          </w:rPr>
          <w:t xml:space="preserve">different </w:t>
        </w:r>
      </w:ins>
      <w:ins w:id="231" w:author="SDN" w:date="2021-02-01T08:51:00Z">
        <w:r w:rsidR="002C32D8">
          <w:rPr>
            <w:rFonts w:eastAsia="MS Mincho"/>
            <w:spacing w:val="-1"/>
          </w:rPr>
          <w:t xml:space="preserve">asset types are exchanged in </w:t>
        </w:r>
      </w:ins>
      <w:del w:id="232" w:author="SDN" w:date="2021-02-01T08:50:00Z">
        <w:r w:rsidRPr="00817569" w:rsidDel="0040779B">
          <w:rPr>
            <w:rFonts w:eastAsia="MS Mincho"/>
            <w:spacing w:val="-1"/>
          </w:rPr>
          <w:delText xml:space="preserve">Because in </w:delText>
        </w:r>
      </w:del>
      <w:r w:rsidRPr="00817569">
        <w:rPr>
          <w:rFonts w:eastAsia="MS Mincho"/>
          <w:spacing w:val="-1"/>
        </w:rPr>
        <w:t>the new generation of economic markets</w:t>
      </w:r>
      <w:del w:id="233" w:author="SDN" w:date="2021-02-01T08:52:00Z">
        <w:r w:rsidRPr="00817569" w:rsidDel="002C32D8">
          <w:rPr>
            <w:rFonts w:eastAsia="MS Mincho"/>
            <w:spacing w:val="-1"/>
          </w:rPr>
          <w:delText>,</w:delText>
        </w:r>
      </w:del>
      <w:r w:rsidRPr="00817569">
        <w:rPr>
          <w:rFonts w:eastAsia="MS Mincho"/>
          <w:spacing w:val="-1"/>
        </w:rPr>
        <w:t xml:space="preserve"> which are</w:t>
      </w:r>
      <w:r>
        <w:rPr>
          <w:rFonts w:asciiTheme="majorBidi" w:hAnsiTheme="majorBidi" w:cstheme="majorBidi"/>
          <w:sz w:val="28"/>
          <w:szCs w:val="28"/>
          <w:lang w:bidi="fa-IR"/>
        </w:rPr>
        <w:t xml:space="preserve"> </w:t>
      </w:r>
      <w:del w:id="234" w:author="SDN" w:date="2021-02-01T08:52:00Z">
        <w:r w:rsidRPr="00817569" w:rsidDel="002C32D8">
          <w:rPr>
            <w:rFonts w:eastAsia="MS Mincho"/>
            <w:spacing w:val="-1"/>
          </w:rPr>
          <w:delText xml:space="preserve">formed by the structure of </w:delText>
        </w:r>
      </w:del>
      <w:ins w:id="235" w:author="SDN" w:date="2021-02-01T08:52:00Z">
        <w:r w:rsidR="002C32D8">
          <w:rPr>
            <w:rFonts w:eastAsia="MS Mincho"/>
            <w:spacing w:val="-1"/>
          </w:rPr>
          <w:t xml:space="preserve">based on </w:t>
        </w:r>
      </w:ins>
      <w:r w:rsidRPr="00817569">
        <w:rPr>
          <w:rFonts w:eastAsia="MS Mincho"/>
          <w:spacing w:val="-1"/>
        </w:rPr>
        <w:t>blockchain</w:t>
      </w:r>
      <w:r>
        <w:rPr>
          <w:rFonts w:asciiTheme="majorBidi" w:hAnsiTheme="majorBidi" w:cstheme="majorBidi"/>
          <w:sz w:val="28"/>
          <w:szCs w:val="28"/>
          <w:lang w:bidi="fa-IR"/>
        </w:rPr>
        <w:t xml:space="preserve"> </w:t>
      </w:r>
      <w:r w:rsidRPr="00817569">
        <w:rPr>
          <w:rFonts w:eastAsia="MS Mincho"/>
          <w:spacing w:val="-1"/>
        </w:rPr>
        <w:t>networks</w:t>
      </w:r>
      <w:del w:id="236" w:author="SDN" w:date="2021-02-01T08:52:00Z">
        <w:r w:rsidRPr="00817569" w:rsidDel="002C32D8">
          <w:rPr>
            <w:rFonts w:eastAsia="MS Mincho"/>
            <w:spacing w:val="-1"/>
          </w:rPr>
          <w:delText>, in</w:delText>
        </w:r>
        <w:r w:rsidDel="002C32D8">
          <w:rPr>
            <w:rFonts w:asciiTheme="majorBidi" w:hAnsiTheme="majorBidi" w:cstheme="majorBidi"/>
            <w:sz w:val="28"/>
            <w:szCs w:val="28"/>
            <w:lang w:bidi="fa-IR"/>
          </w:rPr>
          <w:delText xml:space="preserve"> </w:delText>
        </w:r>
        <w:r w:rsidRPr="00817569" w:rsidDel="002C32D8">
          <w:rPr>
            <w:rFonts w:eastAsia="MS Mincho"/>
            <w:spacing w:val="-1"/>
          </w:rPr>
          <w:delText>financial exchanges different assets are exchanged between different users</w:delText>
        </w:r>
      </w:del>
      <w:r w:rsidRPr="00817569">
        <w:rPr>
          <w:rFonts w:eastAsia="MS Mincho"/>
          <w:spacing w:val="-1"/>
        </w:rPr>
        <w:t>.</w:t>
      </w:r>
      <w:ins w:id="237" w:author="SDN" w:date="2021-02-01T08:52:00Z">
        <w:r w:rsidR="002C32D8">
          <w:rPr>
            <w:rFonts w:eastAsia="MS Mincho"/>
            <w:spacing w:val="-1"/>
          </w:rPr>
          <w:t xml:space="preserve"> </w:t>
        </w:r>
      </w:ins>
    </w:p>
    <w:p w14:paraId="5FF1980E" w14:textId="76803A04" w:rsidR="00817569" w:rsidRPr="00817569" w:rsidRDefault="00817569" w:rsidP="00E83076">
      <w:pPr>
        <w:rPr>
          <w:rFonts w:eastAsia="MS Mincho"/>
          <w:spacing w:val="-1"/>
        </w:rPr>
        <w:pPrChange w:id="238" w:author="SDN" w:date="2021-02-01T08:55:00Z">
          <w:pPr>
            <w:jc w:val="both"/>
          </w:pPr>
        </w:pPrChange>
      </w:pPr>
      <w:r w:rsidRPr="00817569">
        <w:rPr>
          <w:rFonts w:eastAsia="MS Mincho"/>
          <w:spacing w:val="-1"/>
        </w:rPr>
        <w:t xml:space="preserve">For example, in </w:t>
      </w:r>
      <w:del w:id="239" w:author="SDN" w:date="2021-02-01T08:52:00Z">
        <w:r w:rsidRPr="00817569" w:rsidDel="002C32D8">
          <w:rPr>
            <w:rFonts w:eastAsia="MS Mincho"/>
            <w:spacing w:val="-1"/>
          </w:rPr>
          <w:delText xml:space="preserve">a </w:delText>
        </w:r>
      </w:del>
      <w:ins w:id="240" w:author="SDN" w:date="2021-02-01T08:52:00Z">
        <w:r w:rsidR="002C32D8">
          <w:rPr>
            <w:rFonts w:eastAsia="MS Mincho"/>
            <w:spacing w:val="-1"/>
          </w:rPr>
          <w:t>our</w:t>
        </w:r>
        <w:r w:rsidR="002C32D8" w:rsidRPr="00817569">
          <w:rPr>
            <w:rFonts w:eastAsia="MS Mincho"/>
            <w:spacing w:val="-1"/>
          </w:rPr>
          <w:t xml:space="preserve"> </w:t>
        </w:r>
      </w:ins>
      <w:del w:id="241" w:author="SDN" w:date="2021-02-01T08:42:00Z">
        <w:r w:rsidRPr="00817569" w:rsidDel="0040779B">
          <w:rPr>
            <w:rFonts w:eastAsia="MS Mincho"/>
            <w:spacing w:val="-1"/>
          </w:rPr>
          <w:delText>dataset</w:delText>
        </w:r>
      </w:del>
      <w:ins w:id="242" w:author="SDN" w:date="2021-02-01T08:42:00Z">
        <w:r w:rsidR="0040779B">
          <w:rPr>
            <w:rFonts w:eastAsia="MS Mincho"/>
            <w:spacing w:val="-1"/>
          </w:rPr>
          <w:t>data set</w:t>
        </w:r>
      </w:ins>
      <w:r w:rsidRPr="00817569">
        <w:rPr>
          <w:rFonts w:eastAsia="MS Mincho"/>
          <w:spacing w:val="-1"/>
        </w:rPr>
        <w:t xml:space="preserve"> </w:t>
      </w:r>
      <w:ins w:id="243" w:author="SDN" w:date="2021-02-01T08:53:00Z">
        <w:r w:rsidR="002C32D8">
          <w:rPr>
            <w:rFonts w:eastAsia="MS Mincho"/>
            <w:spacing w:val="-1"/>
          </w:rPr>
          <w:t xml:space="preserve">which is </w:t>
        </w:r>
      </w:ins>
      <w:r w:rsidRPr="00817569">
        <w:rPr>
          <w:rFonts w:eastAsia="MS Mincho"/>
          <w:spacing w:val="-1"/>
        </w:rPr>
        <w:t xml:space="preserve">collected from </w:t>
      </w:r>
      <w:ins w:id="244" w:author="SDN" w:date="2021-02-01T10:39:00Z">
        <w:r w:rsidR="0079347B">
          <w:rPr>
            <w:rFonts w:eastAsia="MS Mincho"/>
            <w:spacing w:val="-1"/>
          </w:rPr>
          <w:t xml:space="preserve">the </w:t>
        </w:r>
      </w:ins>
      <w:del w:id="245" w:author="SDN" w:date="2021-02-01T08:55:00Z">
        <w:r w:rsidRPr="00817569" w:rsidDel="00E83076">
          <w:rPr>
            <w:rFonts w:eastAsia="MS Mincho"/>
            <w:spacing w:val="-1"/>
          </w:rPr>
          <w:delText xml:space="preserve">the </w:delText>
        </w:r>
      </w:del>
      <w:r w:rsidRPr="00817569">
        <w:rPr>
          <w:rFonts w:eastAsia="MS Mincho"/>
          <w:spacing w:val="-1"/>
        </w:rPr>
        <w:t xml:space="preserve">Stellar network, </w:t>
      </w:r>
      <w:del w:id="246" w:author="SDN" w:date="2021-02-01T08:53:00Z">
        <w:r w:rsidRPr="00817569" w:rsidDel="002C32D8">
          <w:rPr>
            <w:rFonts w:eastAsia="MS Mincho"/>
            <w:spacing w:val="-1"/>
          </w:rPr>
          <w:delText xml:space="preserve">a transaction may be exchanged between two users of </w:delText>
        </w:r>
      </w:del>
      <w:ins w:id="247" w:author="SDN" w:date="2021-02-01T08:53:00Z">
        <w:r w:rsidR="002C32D8">
          <w:rPr>
            <w:rFonts w:eastAsia="MS Mincho"/>
            <w:spacing w:val="-1"/>
          </w:rPr>
          <w:t xml:space="preserve">two users may exchange </w:t>
        </w:r>
      </w:ins>
      <w:r w:rsidRPr="00817569">
        <w:rPr>
          <w:rFonts w:eastAsia="MS Mincho"/>
          <w:spacing w:val="-1"/>
        </w:rPr>
        <w:t xml:space="preserve">Ether </w:t>
      </w:r>
      <w:del w:id="248" w:author="SDN" w:date="2021-02-01T08:53:00Z">
        <w:r w:rsidRPr="00817569" w:rsidDel="002C32D8">
          <w:rPr>
            <w:rFonts w:eastAsia="MS Mincho"/>
            <w:spacing w:val="-1"/>
          </w:rPr>
          <w:delText xml:space="preserve">and </w:delText>
        </w:r>
      </w:del>
      <w:ins w:id="249" w:author="SDN" w:date="2021-02-01T08:54:00Z">
        <w:r w:rsidR="002C32D8">
          <w:rPr>
            <w:rFonts w:eastAsia="MS Mincho"/>
            <w:spacing w:val="-1"/>
          </w:rPr>
          <w:t xml:space="preserve">and </w:t>
        </w:r>
      </w:ins>
      <w:r w:rsidRPr="00817569">
        <w:rPr>
          <w:rFonts w:eastAsia="MS Mincho"/>
          <w:spacing w:val="-1"/>
        </w:rPr>
        <w:t>Bitcoin</w:t>
      </w:r>
      <w:ins w:id="250" w:author="SDN" w:date="2021-02-01T08:55:00Z">
        <w:r w:rsidR="002C32D8">
          <w:rPr>
            <w:rFonts w:eastAsia="MS Mincho"/>
            <w:spacing w:val="-1"/>
          </w:rPr>
          <w:t xml:space="preserve"> in one transaction</w:t>
        </w:r>
      </w:ins>
      <w:del w:id="251" w:author="SDN" w:date="2021-02-01T08:54:00Z">
        <w:r w:rsidRPr="00817569" w:rsidDel="002C32D8">
          <w:rPr>
            <w:rFonts w:eastAsia="MS Mincho"/>
            <w:spacing w:val="-1"/>
          </w:rPr>
          <w:delText xml:space="preserve"> cryptocurrencies</w:delText>
        </w:r>
      </w:del>
      <w:r w:rsidRPr="00817569">
        <w:rPr>
          <w:rFonts w:eastAsia="MS Mincho"/>
          <w:spacing w:val="-1"/>
        </w:rPr>
        <w:t xml:space="preserve">, </w:t>
      </w:r>
      <w:ins w:id="252" w:author="SDN" w:date="2021-02-01T08:54:00Z">
        <w:r w:rsidR="002C32D8">
          <w:rPr>
            <w:rFonts w:eastAsia="MS Mincho"/>
            <w:spacing w:val="-1"/>
          </w:rPr>
          <w:t>while</w:t>
        </w:r>
      </w:ins>
      <w:del w:id="253" w:author="SDN" w:date="2021-02-01T08:54:00Z">
        <w:r w:rsidRPr="00817569" w:rsidDel="002C32D8">
          <w:rPr>
            <w:rFonts w:eastAsia="MS Mincho"/>
            <w:spacing w:val="-1"/>
          </w:rPr>
          <w:delText>but at the same time,</w:delText>
        </w:r>
      </w:del>
      <w:r w:rsidRPr="00817569">
        <w:rPr>
          <w:rFonts w:eastAsia="MS Mincho"/>
          <w:spacing w:val="-1"/>
        </w:rPr>
        <w:t xml:space="preserve"> two other </w:t>
      </w:r>
      <w:ins w:id="254" w:author="SDN" w:date="2021-02-01T08:54:00Z">
        <w:r w:rsidR="002C32D8">
          <w:rPr>
            <w:rFonts w:eastAsia="MS Mincho"/>
            <w:spacing w:val="-1"/>
          </w:rPr>
          <w:t xml:space="preserve">users </w:t>
        </w:r>
      </w:ins>
      <w:del w:id="255" w:author="SDN" w:date="2021-02-01T08:54:00Z">
        <w:r w:rsidRPr="00817569" w:rsidDel="002C32D8">
          <w:rPr>
            <w:rFonts w:eastAsia="MS Mincho"/>
            <w:spacing w:val="-1"/>
          </w:rPr>
          <w:delText xml:space="preserve">cryptocurrencies can be </w:delText>
        </w:r>
      </w:del>
      <w:r w:rsidRPr="00817569">
        <w:rPr>
          <w:rFonts w:eastAsia="MS Mincho"/>
          <w:spacing w:val="-1"/>
        </w:rPr>
        <w:t>exchange</w:t>
      </w:r>
      <w:del w:id="256" w:author="SDN" w:date="2021-02-01T08:54:00Z">
        <w:r w:rsidRPr="00817569" w:rsidDel="002C32D8">
          <w:rPr>
            <w:rFonts w:eastAsia="MS Mincho"/>
            <w:spacing w:val="-1"/>
          </w:rPr>
          <w:delText>d</w:delText>
        </w:r>
      </w:del>
      <w:r w:rsidRPr="00817569">
        <w:rPr>
          <w:rFonts w:eastAsia="MS Mincho"/>
          <w:spacing w:val="-1"/>
        </w:rPr>
        <w:t xml:space="preserve"> </w:t>
      </w:r>
      <w:del w:id="257" w:author="SDN" w:date="2021-02-01T08:54:00Z">
        <w:r w:rsidRPr="00817569" w:rsidDel="002C32D8">
          <w:rPr>
            <w:rFonts w:eastAsia="MS Mincho"/>
            <w:spacing w:val="-1"/>
          </w:rPr>
          <w:delText xml:space="preserve">between two users, such as </w:delText>
        </w:r>
      </w:del>
      <w:r w:rsidRPr="00817569">
        <w:rPr>
          <w:rFonts w:eastAsia="MS Mincho"/>
          <w:spacing w:val="-1"/>
        </w:rPr>
        <w:t>Ripple</w:t>
      </w:r>
      <w:r w:rsidR="00247919">
        <w:rPr>
          <w:rFonts w:eastAsia="MS Mincho"/>
          <w:spacing w:val="-1"/>
        </w:rPr>
        <w:t xml:space="preserve"> </w:t>
      </w:r>
      <w:r w:rsidRPr="00817569">
        <w:rPr>
          <w:rFonts w:eastAsia="MS Mincho"/>
          <w:spacing w:val="-1"/>
        </w:rPr>
        <w:t>and Tether</w:t>
      </w:r>
      <w:ins w:id="258" w:author="SDN" w:date="2021-02-01T08:55:00Z">
        <w:r w:rsidR="002C32D8">
          <w:rPr>
            <w:rFonts w:eastAsia="MS Mincho"/>
            <w:spacing w:val="-1"/>
          </w:rPr>
          <w:t xml:space="preserve"> in another transaction</w:t>
        </w:r>
      </w:ins>
      <w:r w:rsidRPr="00817569">
        <w:rPr>
          <w:rFonts w:eastAsia="MS Mincho"/>
          <w:spacing w:val="-1"/>
        </w:rPr>
        <w:t>.</w:t>
      </w:r>
    </w:p>
    <w:p w14:paraId="52634D8B" w14:textId="77777777" w:rsidR="00817569" w:rsidRPr="00817569" w:rsidRDefault="00817569" w:rsidP="0088703F">
      <w:pPr>
        <w:rPr>
          <w:rFonts w:eastAsia="MS Mincho"/>
          <w:spacing w:val="-1"/>
        </w:rPr>
        <w:pPrChange w:id="259" w:author="SDN" w:date="2021-02-01T09:06:00Z">
          <w:pPr>
            <w:jc w:val="both"/>
          </w:pPr>
        </w:pPrChange>
      </w:pPr>
      <w:r w:rsidRPr="00817569">
        <w:rPr>
          <w:rFonts w:eastAsia="MS Mincho"/>
          <w:spacing w:val="-1"/>
        </w:rPr>
        <w:t xml:space="preserve">In [4], also, </w:t>
      </w:r>
      <w:del w:id="260" w:author="SDN" w:date="2021-02-01T08:56:00Z">
        <w:r w:rsidRPr="00817569" w:rsidDel="00E83076">
          <w:rPr>
            <w:rFonts w:eastAsia="MS Mincho"/>
            <w:spacing w:val="-1"/>
          </w:rPr>
          <w:delText>by collecting important data, they have analyzed and examined important cryptocurrencies s</w:delText>
        </w:r>
        <w:r w:rsidR="00247919" w:rsidDel="00E83076">
          <w:rPr>
            <w:rFonts w:eastAsia="MS Mincho"/>
            <w:spacing w:val="-1"/>
          </w:rPr>
          <w:delText>uch as Bitcoin, Ether, Lite</w:delText>
        </w:r>
        <w:r w:rsidR="007422FB" w:rsidDel="00E83076">
          <w:rPr>
            <w:rFonts w:eastAsia="MS Mincho"/>
            <w:spacing w:val="-1"/>
          </w:rPr>
          <w:delText>c</w:delText>
        </w:r>
        <w:r w:rsidR="00247919" w:rsidDel="00E83076">
          <w:rPr>
            <w:rFonts w:eastAsia="MS Mincho"/>
            <w:spacing w:val="-1"/>
          </w:rPr>
          <w:delText xml:space="preserve">oin </w:delText>
        </w:r>
        <w:r w:rsidRPr="00817569" w:rsidDel="00E83076">
          <w:rPr>
            <w:rFonts w:eastAsia="MS Mincho"/>
            <w:spacing w:val="-1"/>
          </w:rPr>
          <w:delText xml:space="preserve">and Ripple, which have the largest amount of capital in the cryptocurrency market. In fact, in this article, they have collected </w:delText>
        </w:r>
      </w:del>
      <w:r w:rsidRPr="00817569">
        <w:rPr>
          <w:rFonts w:eastAsia="MS Mincho"/>
          <w:spacing w:val="-1"/>
        </w:rPr>
        <w:t xml:space="preserve">data related to </w:t>
      </w:r>
      <w:del w:id="261" w:author="SDN" w:date="2021-02-01T08:56:00Z">
        <w:r w:rsidRPr="00817569" w:rsidDel="00E83076">
          <w:rPr>
            <w:rFonts w:eastAsia="MS Mincho"/>
            <w:spacing w:val="-1"/>
          </w:rPr>
          <w:delText xml:space="preserve">the exchange </w:delText>
        </w:r>
      </w:del>
      <w:del w:id="262" w:author="SDN" w:date="2021-02-01T08:57:00Z">
        <w:r w:rsidRPr="00817569" w:rsidDel="00E83076">
          <w:rPr>
            <w:rFonts w:eastAsia="MS Mincho"/>
            <w:spacing w:val="-1"/>
          </w:rPr>
          <w:delText xml:space="preserve">of </w:delText>
        </w:r>
      </w:del>
      <w:r w:rsidRPr="00817569">
        <w:rPr>
          <w:rFonts w:eastAsia="MS Mincho"/>
          <w:spacing w:val="-1"/>
        </w:rPr>
        <w:t xml:space="preserve">different cryptocurrencies </w:t>
      </w:r>
      <w:del w:id="263" w:author="SDN" w:date="2021-02-01T08:56:00Z">
        <w:r w:rsidRPr="00817569" w:rsidDel="00E83076">
          <w:rPr>
            <w:rFonts w:eastAsia="MS Mincho"/>
            <w:spacing w:val="-1"/>
          </w:rPr>
          <w:delText xml:space="preserve">from </w:delText>
        </w:r>
      </w:del>
      <w:ins w:id="264" w:author="SDN" w:date="2021-02-01T08:56:00Z">
        <w:r w:rsidR="00E83076">
          <w:rPr>
            <w:rFonts w:eastAsia="MS Mincho"/>
            <w:spacing w:val="-1"/>
          </w:rPr>
          <w:t xml:space="preserve">in </w:t>
        </w:r>
      </w:ins>
      <w:del w:id="265" w:author="SDN" w:date="2021-02-01T08:56:00Z">
        <w:r w:rsidRPr="00817569" w:rsidDel="00E83076">
          <w:rPr>
            <w:rFonts w:eastAsia="MS Mincho"/>
            <w:spacing w:val="-1"/>
          </w:rPr>
          <w:delText xml:space="preserve">the </w:delText>
        </w:r>
      </w:del>
      <w:r w:rsidR="007422FB">
        <w:rPr>
          <w:rFonts w:eastAsia="MS Mincho"/>
          <w:spacing w:val="-1"/>
        </w:rPr>
        <w:t>Binance</w:t>
      </w:r>
      <w:r w:rsidRPr="00817569">
        <w:rPr>
          <w:rFonts w:eastAsia="MS Mincho"/>
          <w:spacing w:val="-1"/>
        </w:rPr>
        <w:t xml:space="preserve"> </w:t>
      </w:r>
      <w:ins w:id="266" w:author="SDN" w:date="2021-02-01T08:56:00Z">
        <w:r w:rsidR="00E83076">
          <w:rPr>
            <w:rFonts w:eastAsia="MS Mincho"/>
            <w:spacing w:val="-1"/>
          </w:rPr>
          <w:t xml:space="preserve">online exchange </w:t>
        </w:r>
      </w:ins>
      <w:del w:id="267" w:author="SDN" w:date="2021-02-01T08:57:00Z">
        <w:r w:rsidRPr="00817569" w:rsidDel="00E83076">
          <w:rPr>
            <w:rFonts w:eastAsia="MS Mincho"/>
            <w:spacing w:val="-1"/>
          </w:rPr>
          <w:delText xml:space="preserve">market </w:delText>
        </w:r>
      </w:del>
      <w:ins w:id="268" w:author="SDN" w:date="2021-02-01T08:57:00Z">
        <w:r w:rsidR="00E83076">
          <w:rPr>
            <w:rFonts w:eastAsia="MS Mincho"/>
            <w:spacing w:val="-1"/>
          </w:rPr>
          <w:t>is collected. In particular, the</w:t>
        </w:r>
      </w:ins>
      <w:ins w:id="269" w:author="SDN" w:date="2021-02-01T08:58:00Z">
        <w:r w:rsidR="00E83076">
          <w:rPr>
            <w:rFonts w:eastAsia="MS Mincho"/>
            <w:spacing w:val="-1"/>
          </w:rPr>
          <w:t xml:space="preserve">ir data set contained </w:t>
        </w:r>
      </w:ins>
      <w:ins w:id="270" w:author="SDN" w:date="2021-02-01T08:57:00Z">
        <w:r w:rsidR="00E83076">
          <w:rPr>
            <w:rFonts w:eastAsia="MS Mincho"/>
            <w:spacing w:val="-1"/>
          </w:rPr>
          <w:t xml:space="preserve">Bitcoin, Ether, Litecoin </w:t>
        </w:r>
        <w:r w:rsidR="00E83076" w:rsidRPr="00817569">
          <w:rPr>
            <w:rFonts w:eastAsia="MS Mincho"/>
            <w:spacing w:val="-1"/>
          </w:rPr>
          <w:t>and Ripple</w:t>
        </w:r>
        <w:r w:rsidR="00E83076">
          <w:rPr>
            <w:rFonts w:eastAsia="MS Mincho"/>
            <w:spacing w:val="-1"/>
          </w:rPr>
          <w:t xml:space="preserve"> </w:t>
        </w:r>
      </w:ins>
      <w:ins w:id="271" w:author="SDN" w:date="2021-02-01T08:58:00Z">
        <w:r w:rsidR="00E83076">
          <w:rPr>
            <w:rFonts w:eastAsia="MS Mincho"/>
            <w:spacing w:val="-1"/>
          </w:rPr>
          <w:t>trades</w:t>
        </w:r>
      </w:ins>
      <w:ins w:id="272" w:author="SDN" w:date="2021-02-01T08:57:00Z">
        <w:r w:rsidR="00E83076" w:rsidRPr="00817569">
          <w:rPr>
            <w:rFonts w:eastAsia="MS Mincho"/>
            <w:spacing w:val="-1"/>
          </w:rPr>
          <w:t xml:space="preserve">. </w:t>
        </w:r>
      </w:ins>
      <w:del w:id="273" w:author="SDN" w:date="2021-02-01T08:58:00Z">
        <w:r w:rsidRPr="00817569" w:rsidDel="00E83076">
          <w:rPr>
            <w:rFonts w:eastAsia="MS Mincho"/>
            <w:spacing w:val="-1"/>
          </w:rPr>
          <w:delText xml:space="preserve">and have tried </w:delText>
        </w:r>
      </w:del>
      <w:ins w:id="274" w:author="SDN" w:date="2021-02-01T08:58:00Z">
        <w:r w:rsidR="00E83076">
          <w:rPr>
            <w:rFonts w:eastAsia="MS Mincho"/>
            <w:spacing w:val="-1"/>
          </w:rPr>
          <w:t xml:space="preserve">Based on </w:t>
        </w:r>
        <w:r w:rsidR="00E83076">
          <w:rPr>
            <w:rFonts w:eastAsia="MS Mincho"/>
            <w:spacing w:val="-1"/>
          </w:rPr>
          <w:lastRenderedPageBreak/>
          <w:t xml:space="preserve">the collected data, </w:t>
        </w:r>
      </w:ins>
      <w:ins w:id="275" w:author="SDN" w:date="2021-02-01T09:05:00Z">
        <w:r w:rsidR="0088703F" w:rsidRPr="00817569">
          <w:rPr>
            <w:rFonts w:eastAsia="MS Mincho"/>
            <w:spacing w:val="-1"/>
          </w:rPr>
          <w:t>the</w:t>
        </w:r>
        <w:r w:rsidR="0088703F">
          <w:rPr>
            <w:rFonts w:eastAsia="MS Mincho"/>
            <w:spacing w:val="-1"/>
          </w:rPr>
          <w:t xml:space="preserve"> authors in </w:t>
        </w:r>
        <w:r w:rsidR="0088703F" w:rsidRPr="00817569">
          <w:rPr>
            <w:rFonts w:eastAsia="MS Mincho"/>
            <w:spacing w:val="-1"/>
          </w:rPr>
          <w:t>[4] tr</w:t>
        </w:r>
        <w:r w:rsidR="0088703F">
          <w:rPr>
            <w:rFonts w:eastAsia="MS Mincho"/>
            <w:spacing w:val="-1"/>
          </w:rPr>
          <w:t>ied</w:t>
        </w:r>
        <w:r w:rsidR="0088703F" w:rsidRPr="00817569">
          <w:rPr>
            <w:rFonts w:eastAsia="MS Mincho"/>
            <w:spacing w:val="-1"/>
          </w:rPr>
          <w:t xml:space="preserve"> to understand these markets better</w:t>
        </w:r>
        <w:r w:rsidR="0088703F">
          <w:rPr>
            <w:rFonts w:eastAsia="MS Mincho"/>
            <w:spacing w:val="-1"/>
          </w:rPr>
          <w:t>;</w:t>
        </w:r>
        <w:r w:rsidR="0088703F" w:rsidRPr="00817569" w:rsidDel="00E83076">
          <w:rPr>
            <w:rFonts w:eastAsia="MS Mincho"/>
            <w:spacing w:val="-1"/>
          </w:rPr>
          <w:t xml:space="preserve"> </w:t>
        </w:r>
        <w:r w:rsidR="0088703F">
          <w:rPr>
            <w:rFonts w:eastAsia="MS Mincho"/>
            <w:spacing w:val="-1"/>
          </w:rPr>
          <w:t xml:space="preserve">and studied the </w:t>
        </w:r>
      </w:ins>
      <w:del w:id="276" w:author="SDN" w:date="2021-02-01T08:58:00Z">
        <w:r w:rsidRPr="00817569" w:rsidDel="00E83076">
          <w:rPr>
            <w:rFonts w:eastAsia="MS Mincho"/>
            <w:spacing w:val="-1"/>
          </w:rPr>
          <w:delText xml:space="preserve">to understand </w:delText>
        </w:r>
      </w:del>
      <w:del w:id="277" w:author="SDN" w:date="2021-02-01T08:59:00Z">
        <w:r w:rsidRPr="00817569" w:rsidDel="00E83076">
          <w:rPr>
            <w:rFonts w:eastAsia="MS Mincho"/>
            <w:spacing w:val="-1"/>
          </w:rPr>
          <w:delText xml:space="preserve">the </w:delText>
        </w:r>
      </w:del>
      <w:r w:rsidRPr="00817569">
        <w:rPr>
          <w:rFonts w:eastAsia="MS Mincho"/>
          <w:spacing w:val="-1"/>
        </w:rPr>
        <w:t xml:space="preserve">effects of the rules applied </w:t>
      </w:r>
      <w:del w:id="278" w:author="SDN" w:date="2021-02-01T09:00:00Z">
        <w:r w:rsidRPr="00817569" w:rsidDel="00E83076">
          <w:rPr>
            <w:rFonts w:eastAsia="MS Mincho"/>
            <w:spacing w:val="-1"/>
          </w:rPr>
          <w:delText xml:space="preserve">on </w:delText>
        </w:r>
      </w:del>
      <w:ins w:id="279" w:author="SDN" w:date="2021-02-01T09:00:00Z">
        <w:r w:rsidR="00E83076">
          <w:rPr>
            <w:rFonts w:eastAsia="MS Mincho"/>
            <w:spacing w:val="-1"/>
          </w:rPr>
          <w:t xml:space="preserve">to </w:t>
        </w:r>
      </w:ins>
      <w:r w:rsidRPr="00817569">
        <w:rPr>
          <w:rFonts w:eastAsia="MS Mincho"/>
          <w:spacing w:val="-1"/>
        </w:rPr>
        <w:t xml:space="preserve">the price of </w:t>
      </w:r>
      <w:ins w:id="280" w:author="SDN" w:date="2021-02-01T09:00:00Z">
        <w:r w:rsidR="00E83076">
          <w:rPr>
            <w:rFonts w:eastAsia="MS Mincho"/>
            <w:spacing w:val="-1"/>
          </w:rPr>
          <w:t xml:space="preserve">these </w:t>
        </w:r>
      </w:ins>
      <w:r w:rsidRPr="00817569">
        <w:rPr>
          <w:rFonts w:eastAsia="MS Mincho"/>
          <w:spacing w:val="-1"/>
        </w:rPr>
        <w:t>cryptocurrencies</w:t>
      </w:r>
      <w:ins w:id="281" w:author="SDN" w:date="2021-02-01T09:06:00Z">
        <w:r w:rsidR="0088703F">
          <w:rPr>
            <w:rFonts w:eastAsia="MS Mincho"/>
            <w:spacing w:val="-1"/>
          </w:rPr>
          <w:t>. Accordingly,</w:t>
        </w:r>
      </w:ins>
      <w:ins w:id="282" w:author="SDN" w:date="2021-02-01T09:03:00Z">
        <w:r w:rsidR="0088703F">
          <w:rPr>
            <w:rFonts w:eastAsia="MS Mincho"/>
            <w:spacing w:val="-1"/>
          </w:rPr>
          <w:t xml:space="preserve"> some patterns </w:t>
        </w:r>
      </w:ins>
      <w:ins w:id="283" w:author="SDN" w:date="2021-02-01T09:04:00Z">
        <w:r w:rsidR="0088703F">
          <w:rPr>
            <w:rFonts w:eastAsia="MS Mincho"/>
            <w:spacing w:val="-1"/>
          </w:rPr>
          <w:t xml:space="preserve">were </w:t>
        </w:r>
      </w:ins>
      <w:ins w:id="284" w:author="SDN" w:date="2021-02-01T09:03:00Z">
        <w:r w:rsidR="0088703F">
          <w:rPr>
            <w:rFonts w:eastAsia="MS Mincho"/>
            <w:spacing w:val="-1"/>
          </w:rPr>
          <w:t>recognized</w:t>
        </w:r>
      </w:ins>
      <w:ins w:id="285" w:author="SDN" w:date="2021-02-01T09:06:00Z">
        <w:r w:rsidR="0088703F">
          <w:rPr>
            <w:rFonts w:eastAsia="MS Mincho"/>
            <w:spacing w:val="-1"/>
          </w:rPr>
          <w:t xml:space="preserve"> </w:t>
        </w:r>
      </w:ins>
      <w:ins w:id="286" w:author="SDN" w:date="2021-02-01T09:00:00Z">
        <w:r w:rsidR="0088703F">
          <w:rPr>
            <w:rFonts w:eastAsia="MS Mincho"/>
            <w:spacing w:val="-1"/>
          </w:rPr>
          <w:t xml:space="preserve">especially </w:t>
        </w:r>
      </w:ins>
      <w:ins w:id="287" w:author="SDN" w:date="2021-02-01T09:01:00Z">
        <w:r w:rsidR="0088703F">
          <w:rPr>
            <w:rFonts w:eastAsia="MS Mincho"/>
            <w:spacing w:val="-1"/>
          </w:rPr>
          <w:t xml:space="preserve">during </w:t>
        </w:r>
      </w:ins>
      <w:del w:id="288" w:author="SDN" w:date="2021-02-01T09:01:00Z">
        <w:r w:rsidRPr="00817569" w:rsidDel="0088703F">
          <w:rPr>
            <w:rFonts w:eastAsia="MS Mincho"/>
            <w:spacing w:val="-1"/>
          </w:rPr>
          <w:delText xml:space="preserve">, which the major of them are the rules applied in late </w:delText>
        </w:r>
      </w:del>
      <w:ins w:id="289" w:author="SDN" w:date="2021-02-01T09:01:00Z">
        <w:r w:rsidR="0088703F">
          <w:rPr>
            <w:rFonts w:eastAsia="MS Mincho"/>
            <w:spacing w:val="-1"/>
          </w:rPr>
          <w:t xml:space="preserve">the end of </w:t>
        </w:r>
      </w:ins>
      <w:ins w:id="290" w:author="SDN" w:date="2021-02-01T09:02:00Z">
        <w:r w:rsidR="0088703F">
          <w:rPr>
            <w:rFonts w:eastAsia="MS Mincho"/>
            <w:spacing w:val="-1"/>
          </w:rPr>
          <w:t xml:space="preserve">year </w:t>
        </w:r>
      </w:ins>
      <w:r w:rsidRPr="00817569">
        <w:rPr>
          <w:rFonts w:eastAsia="MS Mincho"/>
          <w:spacing w:val="-1"/>
        </w:rPr>
        <w:t xml:space="preserve">2017 </w:t>
      </w:r>
      <w:ins w:id="291" w:author="SDN" w:date="2021-02-01T09:04:00Z">
        <w:r w:rsidR="0088703F">
          <w:rPr>
            <w:rFonts w:eastAsia="MS Mincho"/>
            <w:spacing w:val="-1"/>
          </w:rPr>
          <w:t xml:space="preserve">and the </w:t>
        </w:r>
      </w:ins>
      <w:del w:id="292" w:author="SDN" w:date="2021-02-01T09:01:00Z">
        <w:r w:rsidRPr="00817569" w:rsidDel="0088703F">
          <w:rPr>
            <w:rFonts w:eastAsia="MS Mincho"/>
            <w:spacing w:val="-1"/>
          </w:rPr>
          <w:delText xml:space="preserve">and in early </w:delText>
        </w:r>
      </w:del>
      <w:ins w:id="293" w:author="SDN" w:date="2021-02-01T09:01:00Z">
        <w:r w:rsidR="0088703F">
          <w:rPr>
            <w:rFonts w:eastAsia="MS Mincho"/>
            <w:spacing w:val="-1"/>
          </w:rPr>
          <w:t xml:space="preserve">beginning of </w:t>
        </w:r>
      </w:ins>
      <w:ins w:id="294" w:author="SDN" w:date="2021-02-01T09:02:00Z">
        <w:r w:rsidR="0088703F">
          <w:rPr>
            <w:rFonts w:eastAsia="MS Mincho"/>
            <w:spacing w:val="-1"/>
          </w:rPr>
          <w:t xml:space="preserve">year </w:t>
        </w:r>
      </w:ins>
      <w:r w:rsidRPr="00817569">
        <w:rPr>
          <w:rFonts w:eastAsia="MS Mincho"/>
          <w:spacing w:val="-1"/>
        </w:rPr>
        <w:t>2018.</w:t>
      </w:r>
      <w:del w:id="295" w:author="SDN" w:date="2021-02-01T09:06:00Z">
        <w:r w:rsidRPr="00817569" w:rsidDel="0088703F">
          <w:rPr>
            <w:rFonts w:eastAsia="MS Mincho"/>
            <w:spacing w:val="-1"/>
          </w:rPr>
          <w:delText xml:space="preserve"> </w:delText>
        </w:r>
      </w:del>
      <w:del w:id="296" w:author="SDN" w:date="2021-02-01T09:02:00Z">
        <w:r w:rsidRPr="00817569" w:rsidDel="0088703F">
          <w:rPr>
            <w:rFonts w:eastAsia="MS Mincho"/>
            <w:spacing w:val="-1"/>
          </w:rPr>
          <w:delText xml:space="preserve">In this research, by </w:delText>
        </w:r>
      </w:del>
      <w:del w:id="297" w:author="SDN" w:date="2021-02-01T09:03:00Z">
        <w:r w:rsidRPr="00817569" w:rsidDel="0088703F">
          <w:rPr>
            <w:rFonts w:eastAsia="MS Mincho"/>
            <w:spacing w:val="-1"/>
          </w:rPr>
          <w:delText>recogniz</w:delText>
        </w:r>
      </w:del>
      <w:del w:id="298" w:author="SDN" w:date="2021-02-01T09:02:00Z">
        <w:r w:rsidRPr="00817569" w:rsidDel="0088703F">
          <w:rPr>
            <w:rFonts w:eastAsia="MS Mincho"/>
            <w:spacing w:val="-1"/>
          </w:rPr>
          <w:delText>ing</w:delText>
        </w:r>
      </w:del>
      <w:del w:id="299" w:author="SDN" w:date="2021-02-01T09:03:00Z">
        <w:r w:rsidRPr="00817569" w:rsidDel="0088703F">
          <w:rPr>
            <w:rFonts w:eastAsia="MS Mincho"/>
            <w:spacing w:val="-1"/>
          </w:rPr>
          <w:delText xml:space="preserve"> </w:delText>
        </w:r>
      </w:del>
      <w:del w:id="300" w:author="SDN" w:date="2021-02-01T09:02:00Z">
        <w:r w:rsidRPr="00817569" w:rsidDel="0088703F">
          <w:rPr>
            <w:rFonts w:eastAsia="MS Mincho"/>
            <w:spacing w:val="-1"/>
          </w:rPr>
          <w:delText xml:space="preserve">the </w:delText>
        </w:r>
      </w:del>
      <w:del w:id="301" w:author="SDN" w:date="2021-02-01T09:03:00Z">
        <w:r w:rsidRPr="00817569" w:rsidDel="0088703F">
          <w:rPr>
            <w:rFonts w:eastAsia="MS Mincho"/>
            <w:spacing w:val="-1"/>
          </w:rPr>
          <w:delText>transaction pattern</w:delText>
        </w:r>
      </w:del>
      <w:del w:id="302" w:author="SDN" w:date="2021-02-01T09:02:00Z">
        <w:r w:rsidRPr="00817569" w:rsidDel="0088703F">
          <w:rPr>
            <w:rFonts w:eastAsia="MS Mincho"/>
            <w:spacing w:val="-1"/>
          </w:rPr>
          <w:delText xml:space="preserve"> of these important cryptocurrencies</w:delText>
        </w:r>
      </w:del>
      <w:del w:id="303" w:author="SDN" w:date="2021-02-01T09:03:00Z">
        <w:r w:rsidRPr="00817569" w:rsidDel="0088703F">
          <w:rPr>
            <w:rFonts w:eastAsia="MS Mincho"/>
            <w:spacing w:val="-1"/>
          </w:rPr>
          <w:delText xml:space="preserve">, </w:delText>
        </w:r>
      </w:del>
      <w:del w:id="304" w:author="SDN" w:date="2021-02-01T09:05:00Z">
        <w:r w:rsidRPr="00817569" w:rsidDel="0088703F">
          <w:rPr>
            <w:rFonts w:eastAsia="MS Mincho"/>
            <w:spacing w:val="-1"/>
          </w:rPr>
          <w:delText>the</w:delText>
        </w:r>
      </w:del>
      <w:del w:id="305" w:author="SDN" w:date="2021-02-01T09:02:00Z">
        <w:r w:rsidRPr="00817569" w:rsidDel="0088703F">
          <w:rPr>
            <w:rFonts w:eastAsia="MS Mincho"/>
            <w:spacing w:val="-1"/>
          </w:rPr>
          <w:delText>y</w:delText>
        </w:r>
      </w:del>
      <w:del w:id="306" w:author="SDN" w:date="2021-02-01T09:05:00Z">
        <w:r w:rsidRPr="00817569" w:rsidDel="0088703F">
          <w:rPr>
            <w:rFonts w:eastAsia="MS Mincho"/>
            <w:spacing w:val="-1"/>
          </w:rPr>
          <w:delText xml:space="preserve"> tr</w:delText>
        </w:r>
      </w:del>
      <w:del w:id="307" w:author="SDN" w:date="2021-02-01T09:03:00Z">
        <w:r w:rsidRPr="00817569" w:rsidDel="0088703F">
          <w:rPr>
            <w:rFonts w:eastAsia="MS Mincho"/>
            <w:spacing w:val="-1"/>
          </w:rPr>
          <w:delText>y</w:delText>
        </w:r>
      </w:del>
      <w:del w:id="308" w:author="SDN" w:date="2021-02-01T09:05:00Z">
        <w:r w:rsidRPr="00817569" w:rsidDel="0088703F">
          <w:rPr>
            <w:rFonts w:eastAsia="MS Mincho"/>
            <w:spacing w:val="-1"/>
          </w:rPr>
          <w:delText xml:space="preserve"> to understand these markets better</w:delText>
        </w:r>
      </w:del>
      <w:del w:id="309" w:author="SDN" w:date="2021-02-01T09:06:00Z">
        <w:r w:rsidRPr="00817569" w:rsidDel="0088703F">
          <w:rPr>
            <w:rFonts w:eastAsia="MS Mincho"/>
            <w:spacing w:val="-1"/>
          </w:rPr>
          <w:delText>.</w:delText>
        </w:r>
      </w:del>
    </w:p>
    <w:p w14:paraId="46A29C05" w14:textId="77777777" w:rsidR="00817569" w:rsidRPr="00817569" w:rsidDel="008608EB" w:rsidRDefault="00B53B2B" w:rsidP="008608EB">
      <w:pPr>
        <w:rPr>
          <w:del w:id="310" w:author="SDN" w:date="2021-02-01T09:10:00Z"/>
          <w:rFonts w:eastAsia="MS Mincho"/>
          <w:spacing w:val="-1"/>
        </w:rPr>
        <w:pPrChange w:id="311" w:author="SDN" w:date="2021-02-01T09:17:00Z">
          <w:pPr>
            <w:jc w:val="both"/>
          </w:pPr>
        </w:pPrChange>
      </w:pPr>
      <w:del w:id="312" w:author="SDN" w:date="2021-02-01T09:07:00Z">
        <w:r w:rsidDel="00787B7E">
          <w:rPr>
            <w:rFonts w:eastAsia="MS Mincho"/>
            <w:spacing w:val="-1"/>
          </w:rPr>
          <w:delText>In</w:delText>
        </w:r>
        <w:r w:rsidR="00817569" w:rsidRPr="00817569" w:rsidDel="00787B7E">
          <w:rPr>
            <w:rFonts w:eastAsia="MS Mincho"/>
            <w:spacing w:val="-1"/>
          </w:rPr>
          <w:delText xml:space="preserve"> [5] is o</w:delText>
        </w:r>
      </w:del>
      <w:ins w:id="313" w:author="SDN" w:date="2021-02-01T09:07:00Z">
        <w:r w:rsidR="00787B7E">
          <w:rPr>
            <w:rFonts w:eastAsia="MS Mincho"/>
            <w:spacing w:val="-1"/>
          </w:rPr>
          <w:t>O</w:t>
        </w:r>
      </w:ins>
      <w:r w:rsidR="00817569" w:rsidRPr="00817569">
        <w:rPr>
          <w:rFonts w:eastAsia="MS Mincho"/>
          <w:spacing w:val="-1"/>
        </w:rPr>
        <w:t>ne of the researches in the field of economics and especially in the field of digital cryptocurrencies</w:t>
      </w:r>
      <w:ins w:id="314" w:author="SDN" w:date="2021-02-01T09:07:00Z">
        <w:r w:rsidR="00787B7E">
          <w:rPr>
            <w:rFonts w:eastAsia="MS Mincho"/>
            <w:spacing w:val="-1"/>
          </w:rPr>
          <w:t xml:space="preserve"> is </w:t>
        </w:r>
        <w:r w:rsidR="00787B7E" w:rsidRPr="00817569">
          <w:rPr>
            <w:rFonts w:eastAsia="MS Mincho"/>
            <w:spacing w:val="-1"/>
          </w:rPr>
          <w:t>[5]</w:t>
        </w:r>
      </w:ins>
      <w:r w:rsidR="00817569" w:rsidRPr="00817569">
        <w:rPr>
          <w:rFonts w:eastAsia="MS Mincho"/>
          <w:spacing w:val="-1"/>
        </w:rPr>
        <w:t>.</w:t>
      </w:r>
      <w:ins w:id="315" w:author="SDN" w:date="2021-02-01T09:07:00Z">
        <w:r w:rsidR="00787B7E">
          <w:rPr>
            <w:rFonts w:eastAsia="MS Mincho"/>
            <w:spacing w:val="-1"/>
          </w:rPr>
          <w:t xml:space="preserve"> </w:t>
        </w:r>
      </w:ins>
      <w:r w:rsidR="00817569" w:rsidRPr="00817569">
        <w:rPr>
          <w:rFonts w:eastAsia="MS Mincho"/>
          <w:spacing w:val="-1"/>
        </w:rPr>
        <w:t>In this</w:t>
      </w:r>
      <w:del w:id="316" w:author="SDN" w:date="2021-02-01T09:07:00Z">
        <w:r w:rsidR="00817569" w:rsidRPr="00817569" w:rsidDel="00787B7E">
          <w:rPr>
            <w:rFonts w:eastAsia="MS Mincho"/>
            <w:spacing w:val="-1"/>
          </w:rPr>
          <w:delText xml:space="preserve"> article</w:delText>
        </w:r>
      </w:del>
      <w:ins w:id="317" w:author="SDN" w:date="2021-02-01T09:07:00Z">
        <w:r w:rsidR="00787B7E">
          <w:rPr>
            <w:rFonts w:eastAsia="MS Mincho"/>
            <w:spacing w:val="-1"/>
          </w:rPr>
          <w:t xml:space="preserve"> paper</w:t>
        </w:r>
      </w:ins>
      <w:r w:rsidR="00817569" w:rsidRPr="00817569">
        <w:rPr>
          <w:rFonts w:eastAsia="MS Mincho"/>
          <w:spacing w:val="-1"/>
        </w:rPr>
        <w:t>,</w:t>
      </w:r>
      <w:ins w:id="318" w:author="SDN" w:date="2021-02-01T09:07:00Z">
        <w:r w:rsidR="00787B7E" w:rsidRPr="00817569" w:rsidDel="00787B7E">
          <w:rPr>
            <w:rFonts w:eastAsia="MS Mincho"/>
            <w:spacing w:val="-1"/>
          </w:rPr>
          <w:t xml:space="preserve"> </w:t>
        </w:r>
      </w:ins>
      <w:del w:id="319" w:author="SDN" w:date="2021-02-01T09:07:00Z">
        <w:r w:rsidR="00817569" w:rsidRPr="00817569" w:rsidDel="00787B7E">
          <w:rPr>
            <w:rFonts w:eastAsia="MS Mincho"/>
            <w:spacing w:val="-1"/>
          </w:rPr>
          <w:delText xml:space="preserve"> by using Bitcoin network data, </w:delText>
        </w:r>
      </w:del>
      <w:ins w:id="320" w:author="SDN" w:date="2021-02-01T09:08:00Z">
        <w:r w:rsidR="00787B7E">
          <w:rPr>
            <w:rFonts w:eastAsia="MS Mincho"/>
            <w:spacing w:val="-1"/>
          </w:rPr>
          <w:t xml:space="preserve">the authors </w:t>
        </w:r>
      </w:ins>
      <w:ins w:id="321" w:author="SDN" w:date="2021-02-01T09:09:00Z">
        <w:r w:rsidR="00787B7E">
          <w:rPr>
            <w:rFonts w:eastAsia="MS Mincho"/>
            <w:spacing w:val="-1"/>
          </w:rPr>
          <w:t xml:space="preserve">used Bitcoin network data to </w:t>
        </w:r>
      </w:ins>
      <w:del w:id="322" w:author="SDN" w:date="2021-02-01T09:08:00Z">
        <w:r w:rsidR="00817569" w:rsidRPr="00817569" w:rsidDel="00787B7E">
          <w:rPr>
            <w:rFonts w:eastAsia="MS Mincho"/>
            <w:spacing w:val="-1"/>
          </w:rPr>
          <w:delText xml:space="preserve">we have tried to </w:delText>
        </w:r>
      </w:del>
      <w:r w:rsidR="00817569" w:rsidRPr="00817569">
        <w:rPr>
          <w:rFonts w:eastAsia="MS Mincho"/>
          <w:spacing w:val="-1"/>
        </w:rPr>
        <w:t xml:space="preserve">simulate a Bitcoin exchange market, </w:t>
      </w:r>
      <w:ins w:id="323" w:author="SDN" w:date="2021-02-01T09:09:00Z">
        <w:r w:rsidR="00787B7E">
          <w:rPr>
            <w:rFonts w:eastAsia="MS Mincho"/>
            <w:spacing w:val="-1"/>
          </w:rPr>
          <w:t xml:space="preserve">and </w:t>
        </w:r>
      </w:ins>
      <w:del w:id="324" w:author="SDN" w:date="2021-02-01T09:08:00Z">
        <w:r w:rsidR="00817569" w:rsidRPr="00817569" w:rsidDel="00787B7E">
          <w:rPr>
            <w:rFonts w:eastAsia="MS Mincho"/>
            <w:spacing w:val="-1"/>
          </w:rPr>
          <w:delText xml:space="preserve">in which there are </w:delText>
        </w:r>
      </w:del>
      <w:ins w:id="325" w:author="SDN" w:date="2021-02-01T09:08:00Z">
        <w:r w:rsidR="00787B7E">
          <w:rPr>
            <w:rFonts w:eastAsia="MS Mincho"/>
            <w:spacing w:val="-1"/>
          </w:rPr>
          <w:t>compare</w:t>
        </w:r>
      </w:ins>
      <w:ins w:id="326" w:author="SDN" w:date="2021-02-01T09:09:00Z">
        <w:r w:rsidR="00787B7E">
          <w:rPr>
            <w:rFonts w:eastAsia="MS Mincho"/>
            <w:spacing w:val="-1"/>
          </w:rPr>
          <w:t>d</w:t>
        </w:r>
      </w:ins>
      <w:ins w:id="327" w:author="SDN" w:date="2021-02-01T09:08:00Z">
        <w:r w:rsidR="00787B7E">
          <w:rPr>
            <w:rFonts w:eastAsia="MS Mincho"/>
            <w:spacing w:val="-1"/>
          </w:rPr>
          <w:t xml:space="preserve"> </w:t>
        </w:r>
      </w:ins>
      <w:ins w:id="328" w:author="SDN" w:date="2021-02-01T09:16:00Z">
        <w:r w:rsidR="008608EB">
          <w:rPr>
            <w:rFonts w:eastAsia="MS Mincho"/>
            <w:spacing w:val="-1"/>
          </w:rPr>
          <w:t xml:space="preserve">the performance of </w:t>
        </w:r>
      </w:ins>
      <w:ins w:id="329" w:author="SDN" w:date="2021-02-01T09:09:00Z">
        <w:r w:rsidR="00787B7E">
          <w:rPr>
            <w:rFonts w:eastAsia="MS Mincho"/>
            <w:spacing w:val="-1"/>
          </w:rPr>
          <w:t xml:space="preserve">two sales </w:t>
        </w:r>
      </w:ins>
      <w:ins w:id="330" w:author="SDN" w:date="2021-02-01T09:16:00Z">
        <w:r w:rsidR="008608EB">
          <w:rPr>
            <w:rFonts w:eastAsia="MS Mincho"/>
            <w:spacing w:val="-1"/>
          </w:rPr>
          <w:t xml:space="preserve">agents. </w:t>
        </w:r>
      </w:ins>
      <w:del w:id="331" w:author="SDN" w:date="2021-02-01T09:09:00Z">
        <w:r w:rsidR="00817569" w:rsidRPr="00817569" w:rsidDel="00787B7E">
          <w:rPr>
            <w:rFonts w:eastAsia="MS Mincho"/>
            <w:spacing w:val="-1"/>
          </w:rPr>
          <w:delText>two</w:delText>
        </w:r>
      </w:del>
      <w:del w:id="332" w:author="SDN" w:date="2021-02-01T09:08:00Z">
        <w:r w:rsidR="00817569" w:rsidRPr="00817569" w:rsidDel="00787B7E">
          <w:rPr>
            <w:rFonts w:eastAsia="MS Mincho"/>
            <w:spacing w:val="-1"/>
          </w:rPr>
          <w:delText xml:space="preserve"> factors</w:delText>
        </w:r>
      </w:del>
      <w:del w:id="333" w:author="SDN" w:date="2021-02-01T09:16:00Z">
        <w:r w:rsidR="00817569" w:rsidRPr="00817569" w:rsidDel="008608EB">
          <w:rPr>
            <w:rFonts w:eastAsia="MS Mincho"/>
            <w:spacing w:val="-1"/>
          </w:rPr>
          <w:delText xml:space="preserve">. </w:delText>
        </w:r>
      </w:del>
      <w:r w:rsidR="00817569" w:rsidRPr="00817569">
        <w:rPr>
          <w:rFonts w:eastAsia="MS Mincho"/>
          <w:spacing w:val="-1"/>
        </w:rPr>
        <w:t xml:space="preserve">One </w:t>
      </w:r>
      <w:ins w:id="334" w:author="SDN" w:date="2021-02-01T09:16:00Z">
        <w:r w:rsidR="008608EB">
          <w:rPr>
            <w:rFonts w:eastAsia="MS Mincho"/>
            <w:spacing w:val="-1"/>
          </w:rPr>
          <w:t xml:space="preserve">agent </w:t>
        </w:r>
      </w:ins>
      <w:del w:id="335" w:author="SDN" w:date="2021-02-01T09:09:00Z">
        <w:r w:rsidR="00817569" w:rsidRPr="00817569" w:rsidDel="00787B7E">
          <w:rPr>
            <w:rFonts w:eastAsia="MS Mincho"/>
            <w:spacing w:val="-1"/>
          </w:rPr>
          <w:delText xml:space="preserve">factor </w:delText>
        </w:r>
      </w:del>
      <w:ins w:id="336" w:author="SDN" w:date="2021-02-01T09:16:00Z">
        <w:r w:rsidR="008608EB">
          <w:rPr>
            <w:rFonts w:eastAsia="MS Mincho"/>
            <w:spacing w:val="-1"/>
          </w:rPr>
          <w:t xml:space="preserve">used </w:t>
        </w:r>
      </w:ins>
      <w:del w:id="337" w:author="SDN" w:date="2021-02-01T09:09:00Z">
        <w:r w:rsidR="00817569" w:rsidRPr="00817569" w:rsidDel="00787B7E">
          <w:rPr>
            <w:rFonts w:eastAsia="MS Mincho"/>
            <w:spacing w:val="-1"/>
          </w:rPr>
          <w:delText xml:space="preserve">is that it chooses its sales strategy </w:delText>
        </w:r>
      </w:del>
      <w:del w:id="338" w:author="SDN" w:date="2021-02-01T09:16:00Z">
        <w:r w:rsidR="00817569" w:rsidRPr="00817569" w:rsidDel="008608EB">
          <w:rPr>
            <w:rFonts w:eastAsia="MS Mincho"/>
            <w:spacing w:val="-1"/>
          </w:rPr>
          <w:delText xml:space="preserve">based on </w:delText>
        </w:r>
      </w:del>
      <w:ins w:id="339" w:author="SDN" w:date="2021-02-01T09:16:00Z">
        <w:r w:rsidR="008608EB">
          <w:rPr>
            <w:rFonts w:eastAsia="MS Mincho"/>
            <w:spacing w:val="-1"/>
          </w:rPr>
          <w:t xml:space="preserve">a </w:t>
        </w:r>
      </w:ins>
      <w:r w:rsidR="00817569" w:rsidRPr="00817569">
        <w:rPr>
          <w:rFonts w:eastAsia="MS Mincho"/>
          <w:spacing w:val="-1"/>
        </w:rPr>
        <w:t>neural networks</w:t>
      </w:r>
      <w:ins w:id="340" w:author="SDN" w:date="2021-02-01T09:16:00Z">
        <w:r w:rsidR="008608EB">
          <w:rPr>
            <w:rFonts w:eastAsia="MS Mincho"/>
            <w:spacing w:val="-1"/>
          </w:rPr>
          <w:t xml:space="preserve">-based strategy, </w:t>
        </w:r>
      </w:ins>
      <w:del w:id="341" w:author="SDN" w:date="2021-02-01T09:16:00Z">
        <w:r w:rsidR="00817569" w:rsidRPr="00817569" w:rsidDel="008608EB">
          <w:rPr>
            <w:rFonts w:eastAsia="MS Mincho"/>
            <w:spacing w:val="-1"/>
          </w:rPr>
          <w:delText xml:space="preserve"> </w:delText>
        </w:r>
      </w:del>
      <w:r w:rsidR="00817569" w:rsidRPr="00817569">
        <w:rPr>
          <w:rFonts w:eastAsia="MS Mincho"/>
          <w:spacing w:val="-1"/>
        </w:rPr>
        <w:t xml:space="preserve">and the other </w:t>
      </w:r>
      <w:ins w:id="342" w:author="SDN" w:date="2021-02-01T09:17:00Z">
        <w:r w:rsidR="008608EB">
          <w:rPr>
            <w:rFonts w:eastAsia="MS Mincho"/>
            <w:spacing w:val="-1"/>
          </w:rPr>
          <w:t xml:space="preserve">used a </w:t>
        </w:r>
      </w:ins>
      <w:del w:id="343" w:author="SDN" w:date="2021-02-01T09:09:00Z">
        <w:r w:rsidR="00817569" w:rsidRPr="00817569" w:rsidDel="00787B7E">
          <w:rPr>
            <w:rFonts w:eastAsia="MS Mincho"/>
            <w:spacing w:val="-1"/>
          </w:rPr>
          <w:delText xml:space="preserve">factor is that it </w:delText>
        </w:r>
      </w:del>
      <w:del w:id="344" w:author="SDN" w:date="2021-02-01T09:10:00Z">
        <w:r w:rsidR="00817569" w:rsidRPr="00817569" w:rsidDel="008608EB">
          <w:rPr>
            <w:rFonts w:eastAsia="MS Mincho"/>
            <w:spacing w:val="-1"/>
          </w:rPr>
          <w:delText>use</w:delText>
        </w:r>
        <w:r w:rsidR="00817569" w:rsidRPr="00817569" w:rsidDel="00787B7E">
          <w:rPr>
            <w:rFonts w:eastAsia="MS Mincho"/>
            <w:spacing w:val="-1"/>
          </w:rPr>
          <w:delText>s</w:delText>
        </w:r>
        <w:r w:rsidR="00817569" w:rsidRPr="00817569" w:rsidDel="008608EB">
          <w:rPr>
            <w:rFonts w:eastAsia="MS Mincho"/>
            <w:spacing w:val="-1"/>
          </w:rPr>
          <w:delText xml:space="preserve"> a </w:delText>
        </w:r>
      </w:del>
      <w:r w:rsidR="00817569" w:rsidRPr="00817569">
        <w:rPr>
          <w:rFonts w:eastAsia="MS Mincho"/>
          <w:spacing w:val="-1"/>
        </w:rPr>
        <w:t>random</w:t>
      </w:r>
      <w:ins w:id="345" w:author="SDN" w:date="2021-02-01T09:17:00Z">
        <w:r w:rsidR="008608EB">
          <w:rPr>
            <w:rFonts w:eastAsia="MS Mincho"/>
            <w:spacing w:val="-1"/>
          </w:rPr>
          <w:t xml:space="preserve"> strategy</w:t>
        </w:r>
      </w:ins>
      <w:del w:id="346" w:author="SDN" w:date="2021-02-01T09:10:00Z">
        <w:r w:rsidR="00817569" w:rsidRPr="00817569" w:rsidDel="008608EB">
          <w:rPr>
            <w:rFonts w:eastAsia="MS Mincho"/>
            <w:spacing w:val="-1"/>
          </w:rPr>
          <w:delText xml:space="preserve"> strategy</w:delText>
        </w:r>
      </w:del>
      <w:r w:rsidR="00817569" w:rsidRPr="00817569">
        <w:rPr>
          <w:rFonts w:eastAsia="MS Mincho"/>
          <w:spacing w:val="-1"/>
        </w:rPr>
        <w:t>.</w:t>
      </w:r>
      <w:ins w:id="347" w:author="SDN" w:date="2021-02-01T09:10:00Z">
        <w:r w:rsidR="008608EB">
          <w:rPr>
            <w:rFonts w:eastAsia="MS Mincho"/>
            <w:spacing w:val="-1"/>
          </w:rPr>
          <w:t xml:space="preserve"> </w:t>
        </w:r>
      </w:ins>
    </w:p>
    <w:p w14:paraId="67485371" w14:textId="77777777" w:rsidR="00817569" w:rsidRPr="00817569" w:rsidDel="008608EB" w:rsidRDefault="00817569" w:rsidP="003A31AB">
      <w:pPr>
        <w:rPr>
          <w:del w:id="348" w:author="SDN" w:date="2021-02-01T09:11:00Z"/>
          <w:rFonts w:eastAsia="MS Mincho"/>
          <w:spacing w:val="-1"/>
        </w:rPr>
        <w:pPrChange w:id="349" w:author="SDN" w:date="2021-02-01T09:18:00Z">
          <w:pPr>
            <w:jc w:val="both"/>
          </w:pPr>
        </w:pPrChange>
      </w:pPr>
      <w:r w:rsidRPr="00817569">
        <w:rPr>
          <w:rFonts w:eastAsia="MS Mincho"/>
          <w:spacing w:val="-1"/>
        </w:rPr>
        <w:t xml:space="preserve">The modeling performed </w:t>
      </w:r>
      <w:del w:id="350" w:author="SDN" w:date="2021-02-01T09:17:00Z">
        <w:r w:rsidRPr="00817569" w:rsidDel="003A31AB">
          <w:rPr>
            <w:rFonts w:eastAsia="MS Mincho"/>
            <w:spacing w:val="-1"/>
          </w:rPr>
          <w:delText xml:space="preserve">in </w:delText>
        </w:r>
      </w:del>
      <w:del w:id="351" w:author="SDN" w:date="2021-02-01T09:10:00Z">
        <w:r w:rsidRPr="00817569" w:rsidDel="008608EB">
          <w:rPr>
            <w:rFonts w:eastAsia="MS Mincho"/>
            <w:spacing w:val="-1"/>
          </w:rPr>
          <w:delText>this p</w:delText>
        </w:r>
        <w:r w:rsidR="007422FB" w:rsidDel="008608EB">
          <w:rPr>
            <w:rFonts w:eastAsia="MS Mincho"/>
            <w:spacing w:val="-1"/>
          </w:rPr>
          <w:delText xml:space="preserve">aper </w:delText>
        </w:r>
      </w:del>
      <w:del w:id="352" w:author="SDN" w:date="2021-02-01T09:17:00Z">
        <w:r w:rsidR="007422FB" w:rsidDel="003A31AB">
          <w:rPr>
            <w:rFonts w:eastAsia="MS Mincho"/>
            <w:spacing w:val="-1"/>
          </w:rPr>
          <w:delText xml:space="preserve">uses </w:delText>
        </w:r>
      </w:del>
      <w:ins w:id="353" w:author="SDN" w:date="2021-02-01T09:17:00Z">
        <w:r w:rsidR="003A31AB">
          <w:rPr>
            <w:rFonts w:eastAsia="MS Mincho"/>
            <w:spacing w:val="-1"/>
          </w:rPr>
          <w:t xml:space="preserve">was based on </w:t>
        </w:r>
      </w:ins>
      <w:r w:rsidR="007422FB">
        <w:rPr>
          <w:rFonts w:eastAsia="MS Mincho"/>
          <w:spacing w:val="-1"/>
        </w:rPr>
        <w:t xml:space="preserve">a multi-factor method </w:t>
      </w:r>
      <w:r w:rsidRPr="00817569">
        <w:rPr>
          <w:rFonts w:eastAsia="MS Mincho"/>
          <w:spacing w:val="-1"/>
        </w:rPr>
        <w:t xml:space="preserve">which is </w:t>
      </w:r>
      <w:del w:id="354" w:author="SDN" w:date="2021-02-01T09:17:00Z">
        <w:r w:rsidRPr="00817569" w:rsidDel="003A31AB">
          <w:rPr>
            <w:rFonts w:eastAsia="MS Mincho"/>
            <w:spacing w:val="-1"/>
          </w:rPr>
          <w:delText xml:space="preserve">used </w:delText>
        </w:r>
      </w:del>
      <w:ins w:id="355" w:author="SDN" w:date="2021-02-01T09:17:00Z">
        <w:r w:rsidR="003A31AB">
          <w:rPr>
            <w:rFonts w:eastAsia="MS Mincho"/>
            <w:spacing w:val="-1"/>
          </w:rPr>
          <w:t xml:space="preserve">suitable </w:t>
        </w:r>
      </w:ins>
      <w:del w:id="356" w:author="SDN" w:date="2021-02-01T09:17:00Z">
        <w:r w:rsidRPr="00817569" w:rsidDel="003A31AB">
          <w:rPr>
            <w:rFonts w:eastAsia="MS Mincho"/>
            <w:spacing w:val="-1"/>
          </w:rPr>
          <w:delText xml:space="preserve">to </w:delText>
        </w:r>
      </w:del>
      <w:ins w:id="357" w:author="SDN" w:date="2021-02-01T09:17:00Z">
        <w:r w:rsidR="003A31AB">
          <w:rPr>
            <w:rFonts w:eastAsia="MS Mincho"/>
            <w:spacing w:val="-1"/>
          </w:rPr>
          <w:t xml:space="preserve">for </w:t>
        </w:r>
      </w:ins>
      <w:r w:rsidRPr="00817569">
        <w:rPr>
          <w:rFonts w:eastAsia="MS Mincho"/>
          <w:spacing w:val="-1"/>
        </w:rPr>
        <w:t>analyz</w:t>
      </w:r>
      <w:del w:id="358" w:author="SDN" w:date="2021-02-01T09:17:00Z">
        <w:r w:rsidRPr="00817569" w:rsidDel="003A31AB">
          <w:rPr>
            <w:rFonts w:eastAsia="MS Mincho"/>
            <w:spacing w:val="-1"/>
          </w:rPr>
          <w:delText>e</w:delText>
        </w:r>
      </w:del>
      <w:ins w:id="359" w:author="SDN" w:date="2021-02-01T09:17:00Z">
        <w:r w:rsidR="003A31AB">
          <w:rPr>
            <w:rFonts w:eastAsia="MS Mincho"/>
            <w:spacing w:val="-1"/>
          </w:rPr>
          <w:t>ing</w:t>
        </w:r>
      </w:ins>
      <w:r w:rsidRPr="00817569">
        <w:rPr>
          <w:rFonts w:eastAsia="MS Mincho"/>
          <w:spacing w:val="-1"/>
        </w:rPr>
        <w:t xml:space="preserve"> complex systems </w:t>
      </w:r>
      <w:del w:id="360" w:author="SDN" w:date="2021-02-01T09:17:00Z">
        <w:r w:rsidRPr="00817569" w:rsidDel="003A31AB">
          <w:rPr>
            <w:rFonts w:eastAsia="MS Mincho"/>
            <w:spacing w:val="-1"/>
          </w:rPr>
          <w:delText xml:space="preserve">in </w:delText>
        </w:r>
      </w:del>
      <w:del w:id="361" w:author="SDN" w:date="2021-02-01T09:18:00Z">
        <w:r w:rsidRPr="00817569" w:rsidDel="003A31AB">
          <w:rPr>
            <w:rFonts w:eastAsia="MS Mincho"/>
            <w:spacing w:val="-1"/>
          </w:rPr>
          <w:delText xml:space="preserve">which different factors </w:delText>
        </w:r>
      </w:del>
      <w:r w:rsidRPr="00817569">
        <w:rPr>
          <w:rFonts w:eastAsia="MS Mincho"/>
          <w:spacing w:val="-1"/>
        </w:rPr>
        <w:t>affect</w:t>
      </w:r>
      <w:ins w:id="362" w:author="SDN" w:date="2021-02-01T09:18:00Z">
        <w:r w:rsidR="003A31AB">
          <w:rPr>
            <w:rFonts w:eastAsia="MS Mincho"/>
            <w:spacing w:val="-1"/>
          </w:rPr>
          <w:t>ed by multi-factors</w:t>
        </w:r>
      </w:ins>
      <w:del w:id="363" w:author="SDN" w:date="2021-02-01T09:11:00Z">
        <w:r w:rsidRPr="00817569" w:rsidDel="008608EB">
          <w:rPr>
            <w:rFonts w:eastAsia="MS Mincho"/>
            <w:spacing w:val="-1"/>
          </w:rPr>
          <w:delText xml:space="preserve">, such as complex economic </w:delText>
        </w:r>
      </w:del>
      <w:del w:id="364" w:author="SDN" w:date="2021-02-01T09:18:00Z">
        <w:r w:rsidRPr="00817569" w:rsidDel="003A31AB">
          <w:rPr>
            <w:rFonts w:eastAsia="MS Mincho"/>
            <w:spacing w:val="-1"/>
          </w:rPr>
          <w:delText>system</w:delText>
        </w:r>
      </w:del>
      <w:del w:id="365" w:author="SDN" w:date="2021-02-01T09:11:00Z">
        <w:r w:rsidRPr="00817569" w:rsidDel="008608EB">
          <w:rPr>
            <w:rFonts w:eastAsia="MS Mincho"/>
            <w:spacing w:val="-1"/>
          </w:rPr>
          <w:delText>s</w:delText>
        </w:r>
      </w:del>
      <w:r w:rsidRPr="00817569">
        <w:rPr>
          <w:rFonts w:eastAsia="MS Mincho"/>
          <w:spacing w:val="-1"/>
        </w:rPr>
        <w:t>.</w:t>
      </w:r>
      <w:ins w:id="366" w:author="SDN" w:date="2021-02-01T09:11:00Z">
        <w:r w:rsidR="008608EB">
          <w:rPr>
            <w:rFonts w:eastAsia="MS Mincho"/>
            <w:spacing w:val="-1"/>
          </w:rPr>
          <w:t xml:space="preserve"> </w:t>
        </w:r>
      </w:ins>
      <w:ins w:id="367" w:author="SDN" w:date="2021-02-01T09:14:00Z">
        <w:r w:rsidR="008608EB">
          <w:rPr>
            <w:rFonts w:eastAsia="MS Mincho"/>
            <w:spacing w:val="-1"/>
          </w:rPr>
          <w:t>This</w:t>
        </w:r>
      </w:ins>
    </w:p>
    <w:p w14:paraId="5CB5F7E8" w14:textId="77777777" w:rsidR="00817569" w:rsidRDefault="00817569" w:rsidP="008608EB">
      <w:pPr>
        <w:rPr>
          <w:ins w:id="368" w:author="SDN" w:date="2021-02-01T09:32:00Z"/>
          <w:rFonts w:eastAsia="MS Mincho"/>
          <w:spacing w:val="-1"/>
        </w:rPr>
        <w:pPrChange w:id="369" w:author="SDN" w:date="2021-02-01T09:15:00Z">
          <w:pPr>
            <w:jc w:val="both"/>
          </w:pPr>
        </w:pPrChange>
      </w:pPr>
      <w:del w:id="370" w:author="SDN" w:date="2021-02-01T09:11:00Z">
        <w:r w:rsidRPr="00817569" w:rsidDel="008608EB">
          <w:rPr>
            <w:rFonts w:eastAsia="MS Mincho"/>
            <w:spacing w:val="-1"/>
          </w:rPr>
          <w:delText>C</w:delText>
        </w:r>
      </w:del>
      <w:del w:id="371" w:author="SDN" w:date="2021-02-01T09:12:00Z">
        <w:r w:rsidRPr="00817569" w:rsidDel="008608EB">
          <w:rPr>
            <w:rFonts w:eastAsia="MS Mincho"/>
            <w:spacing w:val="-1"/>
          </w:rPr>
          <w:delText xml:space="preserve">onsidering that the research </w:delText>
        </w:r>
      </w:del>
      <w:del w:id="372" w:author="SDN" w:date="2021-02-01T09:11:00Z">
        <w:r w:rsidRPr="00817569" w:rsidDel="008608EB">
          <w:rPr>
            <w:rFonts w:eastAsia="MS Mincho"/>
            <w:spacing w:val="-1"/>
          </w:rPr>
          <w:delText xml:space="preserve">done </w:delText>
        </w:r>
      </w:del>
      <w:del w:id="373" w:author="SDN" w:date="2021-02-01T09:12:00Z">
        <w:r w:rsidRPr="00817569" w:rsidDel="008608EB">
          <w:rPr>
            <w:rFonts w:eastAsia="MS Mincho"/>
            <w:spacing w:val="-1"/>
          </w:rPr>
          <w:delText xml:space="preserve">in this </w:delText>
        </w:r>
      </w:del>
      <w:ins w:id="374" w:author="SDN" w:date="2021-02-01T09:12:00Z">
        <w:r w:rsidR="008608EB">
          <w:rPr>
            <w:rFonts w:eastAsia="MS Mincho"/>
            <w:spacing w:val="-1"/>
          </w:rPr>
          <w:t xml:space="preserve"> </w:t>
        </w:r>
      </w:ins>
      <w:del w:id="375" w:author="SDN" w:date="2021-02-01T09:12:00Z">
        <w:r w:rsidRPr="00817569" w:rsidDel="008608EB">
          <w:rPr>
            <w:rFonts w:eastAsia="MS Mincho"/>
            <w:spacing w:val="-1"/>
          </w:rPr>
          <w:delText xml:space="preserve">article </w:delText>
        </w:r>
      </w:del>
      <w:r w:rsidRPr="00817569">
        <w:rPr>
          <w:rFonts w:eastAsia="MS Mincho"/>
          <w:spacing w:val="-1"/>
        </w:rPr>
        <w:t>is one of the first multi-factor simulations in the field of digital cryptocurrencies</w:t>
      </w:r>
      <w:del w:id="376" w:author="SDN" w:date="2021-02-01T09:14:00Z">
        <w:r w:rsidRPr="00817569" w:rsidDel="008608EB">
          <w:rPr>
            <w:rFonts w:eastAsia="MS Mincho"/>
            <w:spacing w:val="-1"/>
          </w:rPr>
          <w:delText xml:space="preserve">, </w:delText>
        </w:r>
      </w:del>
      <w:ins w:id="377" w:author="SDN" w:date="2021-02-01T09:14:00Z">
        <w:r w:rsidR="008608EB">
          <w:rPr>
            <w:rFonts w:eastAsia="MS Mincho"/>
            <w:spacing w:val="-1"/>
          </w:rPr>
          <w:t>.</w:t>
        </w:r>
        <w:r w:rsidR="008608EB" w:rsidRPr="00817569">
          <w:rPr>
            <w:rFonts w:eastAsia="MS Mincho"/>
            <w:spacing w:val="-1"/>
          </w:rPr>
          <w:t xml:space="preserve"> </w:t>
        </w:r>
      </w:ins>
      <w:del w:id="378" w:author="SDN" w:date="2021-02-01T09:14:00Z">
        <w:r w:rsidRPr="00817569" w:rsidDel="008608EB">
          <w:rPr>
            <w:rFonts w:eastAsia="MS Mincho"/>
            <w:spacing w:val="-1"/>
          </w:rPr>
          <w:delText>however</w:delText>
        </w:r>
      </w:del>
      <w:ins w:id="379" w:author="SDN" w:date="2021-02-01T09:14:00Z">
        <w:r w:rsidR="008608EB">
          <w:rPr>
            <w:rFonts w:eastAsia="MS Mincho"/>
            <w:spacing w:val="-1"/>
          </w:rPr>
          <w:t>H</w:t>
        </w:r>
        <w:r w:rsidR="008608EB" w:rsidRPr="00817569">
          <w:rPr>
            <w:rFonts w:eastAsia="MS Mincho"/>
            <w:spacing w:val="-1"/>
          </w:rPr>
          <w:t>owever</w:t>
        </w:r>
      </w:ins>
      <w:r w:rsidRPr="00817569">
        <w:rPr>
          <w:rFonts w:eastAsia="MS Mincho"/>
          <w:spacing w:val="-1"/>
        </w:rPr>
        <w:t xml:space="preserve">, </w:t>
      </w:r>
      <w:ins w:id="380" w:author="SDN" w:date="2021-02-01T09:14:00Z">
        <w:r w:rsidR="008608EB" w:rsidRPr="00817569">
          <w:rPr>
            <w:rFonts w:eastAsia="MS Mincho"/>
            <w:spacing w:val="-1"/>
          </w:rPr>
          <w:t>due to the huge growth in the number of cryptocurrencies</w:t>
        </w:r>
        <w:r w:rsidR="008608EB">
          <w:rPr>
            <w:rFonts w:eastAsia="MS Mincho"/>
            <w:spacing w:val="-1"/>
          </w:rPr>
          <w:t>,</w:t>
        </w:r>
        <w:r w:rsidR="008608EB" w:rsidRPr="00817569">
          <w:rPr>
            <w:rFonts w:eastAsia="MS Mincho"/>
            <w:spacing w:val="-1"/>
          </w:rPr>
          <w:t xml:space="preserve"> </w:t>
        </w:r>
      </w:ins>
      <w:del w:id="381" w:author="SDN" w:date="2021-02-01T09:13:00Z">
        <w:r w:rsidRPr="00817569" w:rsidDel="008608EB">
          <w:rPr>
            <w:rFonts w:eastAsia="MS Mincho"/>
            <w:spacing w:val="-1"/>
          </w:rPr>
          <w:delText xml:space="preserve">due to the huge growth in the number of cryptocurrencies in the current situation, at first, </w:delText>
        </w:r>
      </w:del>
      <w:r w:rsidRPr="00817569">
        <w:rPr>
          <w:rFonts w:eastAsia="MS Mincho"/>
          <w:spacing w:val="-1"/>
        </w:rPr>
        <w:t xml:space="preserve">it is necessary for the simulated data to be more diverse. This means that the agents must have the ability to exchange </w:t>
      </w:r>
      <w:del w:id="382" w:author="SDN" w:date="2021-02-01T09:15:00Z">
        <w:r w:rsidRPr="00817569" w:rsidDel="008608EB">
          <w:rPr>
            <w:rFonts w:eastAsia="MS Mincho"/>
            <w:spacing w:val="-1"/>
          </w:rPr>
          <w:delText xml:space="preserve">more </w:delText>
        </w:r>
      </w:del>
      <w:ins w:id="383" w:author="SDN" w:date="2021-02-01T09:15:00Z">
        <w:r w:rsidR="008608EB">
          <w:rPr>
            <w:rFonts w:eastAsia="MS Mincho"/>
            <w:spacing w:val="-1"/>
          </w:rPr>
          <w:t>multiple</w:t>
        </w:r>
        <w:r w:rsidR="008608EB" w:rsidRPr="00817569">
          <w:rPr>
            <w:rFonts w:eastAsia="MS Mincho"/>
            <w:spacing w:val="-1"/>
          </w:rPr>
          <w:t xml:space="preserve"> </w:t>
        </w:r>
      </w:ins>
      <w:r w:rsidRPr="00817569">
        <w:rPr>
          <w:rFonts w:eastAsia="MS Mincho"/>
          <w:spacing w:val="-1"/>
        </w:rPr>
        <w:t>assets</w:t>
      </w:r>
      <w:ins w:id="384" w:author="SDN" w:date="2021-02-01T09:18:00Z">
        <w:r w:rsidR="003A31AB">
          <w:rPr>
            <w:rFonts w:eastAsia="MS Mincho"/>
            <w:spacing w:val="-1"/>
          </w:rPr>
          <w:t>,</w:t>
        </w:r>
      </w:ins>
      <w:r w:rsidRPr="00817569">
        <w:rPr>
          <w:rFonts w:eastAsia="MS Mincho"/>
          <w:spacing w:val="-1"/>
        </w:rPr>
        <w:t xml:space="preserve"> and</w:t>
      </w:r>
      <w:del w:id="385" w:author="SDN" w:date="2021-02-01T09:15:00Z">
        <w:r w:rsidRPr="00817569" w:rsidDel="008608EB">
          <w:rPr>
            <w:rFonts w:eastAsia="MS Mincho"/>
            <w:spacing w:val="-1"/>
          </w:rPr>
          <w:delText>, secondly,</w:delText>
        </w:r>
      </w:del>
      <w:r w:rsidRPr="00817569">
        <w:rPr>
          <w:rFonts w:eastAsia="MS Mincho"/>
          <w:spacing w:val="-1"/>
        </w:rPr>
        <w:t xml:space="preserve"> the number of </w:t>
      </w:r>
      <w:ins w:id="386" w:author="SDN" w:date="2021-02-01T09:15:00Z">
        <w:r w:rsidR="008608EB">
          <w:rPr>
            <w:rFonts w:eastAsia="MS Mincho"/>
            <w:spacing w:val="-1"/>
          </w:rPr>
          <w:t xml:space="preserve">simulated </w:t>
        </w:r>
      </w:ins>
      <w:r w:rsidRPr="00817569">
        <w:rPr>
          <w:rFonts w:eastAsia="MS Mincho"/>
          <w:spacing w:val="-1"/>
        </w:rPr>
        <w:t xml:space="preserve">agents </w:t>
      </w:r>
      <w:ins w:id="387" w:author="SDN" w:date="2021-02-01T09:15:00Z">
        <w:r w:rsidR="008608EB">
          <w:rPr>
            <w:rFonts w:eastAsia="MS Mincho"/>
            <w:spacing w:val="-1"/>
          </w:rPr>
          <w:t xml:space="preserve">should </w:t>
        </w:r>
      </w:ins>
      <w:del w:id="388" w:author="SDN" w:date="2021-02-01T09:15:00Z">
        <w:r w:rsidRPr="00817569" w:rsidDel="008608EB">
          <w:rPr>
            <w:rFonts w:eastAsia="MS Mincho"/>
            <w:spacing w:val="-1"/>
          </w:rPr>
          <w:delText xml:space="preserve">in this simulation </w:delText>
        </w:r>
      </w:del>
      <w:ins w:id="389" w:author="SDN" w:date="2021-02-01T09:15:00Z">
        <w:r w:rsidR="008608EB">
          <w:rPr>
            <w:rFonts w:eastAsia="MS Mincho"/>
            <w:spacing w:val="-1"/>
          </w:rPr>
          <w:t xml:space="preserve">be </w:t>
        </w:r>
      </w:ins>
      <w:r w:rsidRPr="00817569">
        <w:rPr>
          <w:rFonts w:eastAsia="MS Mincho"/>
          <w:spacing w:val="-1"/>
        </w:rPr>
        <w:t>increase</w:t>
      </w:r>
      <w:del w:id="390" w:author="SDN" w:date="2021-02-01T09:15:00Z">
        <w:r w:rsidRPr="00817569" w:rsidDel="008608EB">
          <w:rPr>
            <w:rFonts w:eastAsia="MS Mincho"/>
            <w:spacing w:val="-1"/>
          </w:rPr>
          <w:delText>s</w:delText>
        </w:r>
      </w:del>
      <w:ins w:id="391" w:author="SDN" w:date="2021-02-01T09:15:00Z">
        <w:r w:rsidR="008608EB">
          <w:rPr>
            <w:rFonts w:eastAsia="MS Mincho"/>
            <w:spacing w:val="-1"/>
          </w:rPr>
          <w:t>d, as well</w:t>
        </w:r>
      </w:ins>
      <w:r w:rsidRPr="00817569">
        <w:rPr>
          <w:rFonts w:eastAsia="MS Mincho"/>
          <w:spacing w:val="-1"/>
        </w:rPr>
        <w:t>.</w:t>
      </w:r>
    </w:p>
    <w:p w14:paraId="32B674D0" w14:textId="18F0013B" w:rsidR="00770F8B" w:rsidRDefault="0079347B" w:rsidP="0079347B">
      <w:pPr>
        <w:rPr>
          <w:ins w:id="392" w:author="SDN" w:date="2021-02-01T09:33:00Z"/>
        </w:rPr>
        <w:pPrChange w:id="393" w:author="SDN" w:date="2021-02-01T10:41:00Z">
          <w:pPr>
            <w:pStyle w:val="BodyText"/>
            <w:ind w:firstLine="0"/>
          </w:pPr>
        </w:pPrChange>
      </w:pPr>
      <w:ins w:id="394" w:author="SDN" w:date="2021-02-01T10:37:00Z">
        <w:r>
          <w:t>O</w:t>
        </w:r>
      </w:ins>
      <w:ins w:id="395" w:author="SDN" w:date="2021-02-01T09:37:00Z">
        <w:r w:rsidR="00763A5D">
          <w:t xml:space="preserve">ur </w:t>
        </w:r>
      </w:ins>
      <w:ins w:id="396" w:author="SDN" w:date="2021-02-01T09:32:00Z">
        <w:r w:rsidR="00770F8B">
          <w:t>data set</w:t>
        </w:r>
        <w:r w:rsidR="00770F8B" w:rsidRPr="0042176D">
          <w:t xml:space="preserve"> is </w:t>
        </w:r>
      </w:ins>
      <w:ins w:id="397" w:author="SDN" w:date="2021-02-01T09:37:00Z">
        <w:r w:rsidR="00763A5D">
          <w:t xml:space="preserve">collected </w:t>
        </w:r>
      </w:ins>
      <w:ins w:id="398" w:author="SDN" w:date="2021-02-01T09:32:00Z">
        <w:r w:rsidR="00770F8B" w:rsidRPr="0042176D">
          <w:t xml:space="preserve">from </w:t>
        </w:r>
      </w:ins>
      <w:ins w:id="399" w:author="SDN" w:date="2021-02-01T10:39:00Z">
        <w:r>
          <w:t xml:space="preserve">the </w:t>
        </w:r>
      </w:ins>
      <w:ins w:id="400" w:author="SDN" w:date="2021-02-01T09:32:00Z">
        <w:r w:rsidR="00770F8B" w:rsidRPr="0042176D">
          <w:t>Stellar network.</w:t>
        </w:r>
      </w:ins>
      <w:ins w:id="401" w:author="SDN" w:date="2021-02-01T09:33:00Z">
        <w:r w:rsidR="00770F8B">
          <w:t xml:space="preserve"> </w:t>
        </w:r>
      </w:ins>
      <w:ins w:id="402" w:author="SDN" w:date="2021-02-01T09:37:00Z">
        <w:r w:rsidR="00763A5D">
          <w:t>In this network, l</w:t>
        </w:r>
      </w:ins>
      <w:ins w:id="403" w:author="SDN" w:date="2021-02-01T09:33:00Z">
        <w:r w:rsidR="00770F8B" w:rsidRPr="0042176D">
          <w:t xml:space="preserve">edgers have the role of storing transactions, </w:t>
        </w:r>
      </w:ins>
      <w:ins w:id="404" w:author="SDN" w:date="2021-02-01T09:38:00Z">
        <w:r w:rsidR="00763A5D">
          <w:t xml:space="preserve">such </w:t>
        </w:r>
      </w:ins>
      <w:ins w:id="405" w:author="SDN" w:date="2021-02-01T09:33:00Z">
        <w:r w:rsidR="00770F8B" w:rsidRPr="0042176D">
          <w:t>that in each ledger several transactions</w:t>
        </w:r>
      </w:ins>
      <w:ins w:id="406" w:author="SDN" w:date="2021-02-01T09:34:00Z">
        <w:r w:rsidR="00770F8B">
          <w:t xml:space="preserve"> can be</w:t>
        </w:r>
      </w:ins>
      <w:ins w:id="407" w:author="SDN" w:date="2021-02-01T10:41:00Z">
        <w:r>
          <w:t xml:space="preserve"> incorporated</w:t>
        </w:r>
      </w:ins>
      <w:ins w:id="408" w:author="SDN" w:date="2021-02-01T09:33:00Z">
        <w:r w:rsidR="00770F8B" w:rsidRPr="0042176D">
          <w:t xml:space="preserve">, </w:t>
        </w:r>
      </w:ins>
      <w:ins w:id="409" w:author="SDN" w:date="2021-02-01T09:34:00Z">
        <w:r w:rsidR="00770F8B">
          <w:t xml:space="preserve">and </w:t>
        </w:r>
      </w:ins>
      <w:ins w:id="410" w:author="SDN" w:date="2021-02-01T09:33:00Z">
        <w:r w:rsidR="00770F8B" w:rsidRPr="0042176D">
          <w:t>each transaction includes several operations</w:t>
        </w:r>
      </w:ins>
      <w:ins w:id="411" w:author="SDN" w:date="2021-02-01T09:39:00Z">
        <w:r w:rsidR="00763A5D">
          <w:t>. Examples of these operations are</w:t>
        </w:r>
      </w:ins>
      <w:ins w:id="412" w:author="SDN" w:date="2021-02-01T09:36:00Z">
        <w:r w:rsidR="00763A5D" w:rsidRPr="00763A5D">
          <w:t xml:space="preserve"> changing a user account, registering an offer to purchase or sell an asset, editing or deleting </w:t>
        </w:r>
      </w:ins>
      <w:ins w:id="413" w:author="SDN" w:date="2021-02-01T09:39:00Z">
        <w:r w:rsidR="00763A5D">
          <w:t>an o</w:t>
        </w:r>
      </w:ins>
      <w:ins w:id="414" w:author="SDN" w:date="2021-02-01T09:36:00Z">
        <w:r w:rsidR="00763A5D" w:rsidRPr="00763A5D">
          <w:t>ffer</w:t>
        </w:r>
      </w:ins>
      <w:ins w:id="415" w:author="SDN" w:date="2021-02-01T10:41:00Z">
        <w:r>
          <w:t>,</w:t>
        </w:r>
      </w:ins>
      <w:ins w:id="416" w:author="SDN" w:date="2021-02-01T09:36:00Z">
        <w:r w:rsidR="00763A5D" w:rsidRPr="00763A5D">
          <w:t xml:space="preserve"> and money transfer between users.</w:t>
        </w:r>
      </w:ins>
    </w:p>
    <w:p w14:paraId="5704EF77" w14:textId="3C4FE123" w:rsidR="00770F8B" w:rsidRPr="0042176D" w:rsidRDefault="00770F8B" w:rsidP="0079347B">
      <w:pPr>
        <w:rPr>
          <w:ins w:id="417" w:author="SDN" w:date="2021-02-01T09:32:00Z"/>
        </w:rPr>
        <w:pPrChange w:id="418" w:author="SDN" w:date="2021-02-01T10:41:00Z">
          <w:pPr>
            <w:pStyle w:val="BodyText"/>
            <w:ind w:firstLine="0"/>
          </w:pPr>
        </w:pPrChange>
      </w:pPr>
      <w:ins w:id="419" w:author="SDN" w:date="2021-02-01T09:32:00Z">
        <w:r w:rsidRPr="0042176D">
          <w:t xml:space="preserve">According to the structure of </w:t>
        </w:r>
      </w:ins>
      <w:ins w:id="420" w:author="SDN" w:date="2021-02-01T10:39:00Z">
        <w:r w:rsidR="0079347B">
          <w:t xml:space="preserve">the </w:t>
        </w:r>
      </w:ins>
      <w:ins w:id="421" w:author="SDN" w:date="2021-02-01T09:32:00Z">
        <w:r w:rsidRPr="0042176D">
          <w:t>Stellar network transactions, the data of the sale and purchase of assets are divided into two general modes</w:t>
        </w:r>
      </w:ins>
      <w:ins w:id="422" w:author="SDN" w:date="2021-02-01T10:43:00Z">
        <w:r w:rsidR="0079347B">
          <w:t xml:space="preserve"> </w:t>
        </w:r>
        <w:r w:rsidR="0079347B" w:rsidRPr="0042176D">
          <w:t>[6]</w:t>
        </w:r>
      </w:ins>
      <w:ins w:id="423" w:author="SDN" w:date="2021-02-01T09:32:00Z">
        <w:r w:rsidRPr="0042176D">
          <w:t>:</w:t>
        </w:r>
      </w:ins>
    </w:p>
    <w:p w14:paraId="73638896" w14:textId="77777777" w:rsidR="00770F8B" w:rsidRPr="0079347B" w:rsidRDefault="00770F8B" w:rsidP="0079347B">
      <w:pPr>
        <w:pStyle w:val="ListParagraph"/>
        <w:numPr>
          <w:ilvl w:val="0"/>
          <w:numId w:val="18"/>
        </w:numPr>
        <w:rPr>
          <w:ins w:id="424" w:author="SDN" w:date="2021-02-01T09:32:00Z"/>
          <w:rFonts w:asciiTheme="majorBidi" w:hAnsiTheme="majorBidi" w:cstheme="majorBidi"/>
          <w:sz w:val="20"/>
          <w:szCs w:val="20"/>
          <w:rPrChange w:id="425" w:author="SDN" w:date="2021-02-01T10:42:00Z">
            <w:rPr>
              <w:ins w:id="426" w:author="SDN" w:date="2021-02-01T09:32:00Z"/>
            </w:rPr>
          </w:rPrChange>
        </w:rPr>
        <w:pPrChange w:id="427" w:author="SDN" w:date="2021-02-01T10:42:00Z">
          <w:pPr>
            <w:pStyle w:val="BodyText"/>
            <w:numPr>
              <w:numId w:val="14"/>
            </w:numPr>
            <w:ind w:left="720" w:hanging="360"/>
          </w:pPr>
        </w:pPrChange>
      </w:pPr>
      <w:ins w:id="428" w:author="SDN" w:date="2021-02-01T09:32:00Z">
        <w:r w:rsidRPr="0079347B">
          <w:rPr>
            <w:rFonts w:asciiTheme="majorBidi" w:hAnsiTheme="majorBidi" w:cstheme="majorBidi"/>
            <w:sz w:val="20"/>
            <w:szCs w:val="20"/>
            <w:rPrChange w:id="429" w:author="SDN" w:date="2021-02-01T10:42:00Z">
              <w:rPr/>
            </w:rPrChange>
          </w:rPr>
          <w:t>Offer to purchase an asset</w:t>
        </w:r>
      </w:ins>
    </w:p>
    <w:p w14:paraId="4C7BD2F6" w14:textId="77777777" w:rsidR="00770F8B" w:rsidRPr="0079347B" w:rsidRDefault="00770F8B" w:rsidP="0079347B">
      <w:pPr>
        <w:pStyle w:val="ListParagraph"/>
        <w:numPr>
          <w:ilvl w:val="0"/>
          <w:numId w:val="18"/>
        </w:numPr>
        <w:spacing w:after="0"/>
        <w:rPr>
          <w:ins w:id="430" w:author="SDN" w:date="2021-02-01T09:32:00Z"/>
          <w:rFonts w:asciiTheme="majorBidi" w:hAnsiTheme="majorBidi" w:cstheme="majorBidi"/>
          <w:sz w:val="20"/>
          <w:szCs w:val="20"/>
          <w:rPrChange w:id="431" w:author="SDN" w:date="2021-02-01T10:42:00Z">
            <w:rPr>
              <w:ins w:id="432" w:author="SDN" w:date="2021-02-01T09:32:00Z"/>
            </w:rPr>
          </w:rPrChange>
        </w:rPr>
        <w:pPrChange w:id="433" w:author="SDN" w:date="2021-02-01T10:43:00Z">
          <w:pPr>
            <w:pStyle w:val="BodyText"/>
            <w:numPr>
              <w:numId w:val="14"/>
            </w:numPr>
            <w:ind w:left="720" w:hanging="360"/>
          </w:pPr>
        </w:pPrChange>
      </w:pPr>
      <w:ins w:id="434" w:author="SDN" w:date="2021-02-01T09:32:00Z">
        <w:r w:rsidRPr="0079347B">
          <w:rPr>
            <w:rFonts w:asciiTheme="majorBidi" w:hAnsiTheme="majorBidi" w:cstheme="majorBidi"/>
            <w:sz w:val="20"/>
            <w:szCs w:val="20"/>
            <w:rPrChange w:id="435" w:author="SDN" w:date="2021-02-01T10:42:00Z">
              <w:rPr/>
            </w:rPrChange>
          </w:rPr>
          <w:t>Offer to sell an asset</w:t>
        </w:r>
      </w:ins>
    </w:p>
    <w:p w14:paraId="1CA8DE89" w14:textId="44A55EBE" w:rsidR="00770F8B" w:rsidRPr="0042176D" w:rsidDel="00770F8B" w:rsidRDefault="0079347B" w:rsidP="00A83E71">
      <w:pPr>
        <w:rPr>
          <w:del w:id="436" w:author="SDN" w:date="2021-02-01T09:34:00Z"/>
          <w:moveTo w:id="437" w:author="SDN" w:date="2021-02-01T09:32:00Z"/>
        </w:rPr>
        <w:pPrChange w:id="438" w:author="SDN" w:date="2021-02-01T10:46:00Z">
          <w:pPr>
            <w:pStyle w:val="BodyText"/>
            <w:ind w:firstLine="0"/>
          </w:pPr>
        </w:pPrChange>
      </w:pPr>
      <w:ins w:id="439" w:author="SDN" w:date="2021-02-01T10:43:00Z">
        <w:r>
          <w:t>A</w:t>
        </w:r>
      </w:ins>
      <w:ins w:id="440" w:author="SDN" w:date="2021-02-01T09:32:00Z">
        <w:r w:rsidR="00770F8B" w:rsidRPr="0042176D">
          <w:t>ny offer to buy or sell by a market agent can be generally converted into a buy or sell offer</w:t>
        </w:r>
      </w:ins>
      <w:ins w:id="441" w:author="SDN" w:date="2021-02-01T10:43:00Z">
        <w:r>
          <w:t>. I</w:t>
        </w:r>
      </w:ins>
      <w:ins w:id="442" w:author="SDN" w:date="2021-02-01T09:32:00Z">
        <w:r w:rsidR="00770F8B" w:rsidRPr="0042176D">
          <w:t xml:space="preserve">f a </w:t>
        </w:r>
      </w:ins>
      <w:ins w:id="443" w:author="SDN" w:date="2021-02-01T10:44:00Z">
        <w:r>
          <w:t xml:space="preserve">user </w:t>
        </w:r>
      </w:ins>
      <w:ins w:id="444" w:author="SDN" w:date="2021-02-01T09:32:00Z">
        <w:r w:rsidR="00770F8B" w:rsidRPr="0042176D">
          <w:t>intends to buy Bitcoin (BTC)</w:t>
        </w:r>
        <w:r>
          <w:t xml:space="preserve"> and in exchange offers Ether</w:t>
        </w:r>
        <w:r w:rsidR="00770F8B" w:rsidRPr="0042176D">
          <w:t xml:space="preserve"> (ETH), it can be seen that the </w:t>
        </w:r>
      </w:ins>
      <w:ins w:id="445" w:author="SDN" w:date="2021-02-01T10:44:00Z">
        <w:r>
          <w:t xml:space="preserve">user </w:t>
        </w:r>
      </w:ins>
      <w:ins w:id="446" w:author="SDN" w:date="2021-02-01T09:32:00Z">
        <w:r w:rsidR="00770F8B" w:rsidRPr="0042176D">
          <w:t>has registered a request to sell Ether (ETH) in the network.</w:t>
        </w:r>
      </w:ins>
      <w:ins w:id="447" w:author="SDN" w:date="2021-02-01T10:44:00Z">
        <w:r>
          <w:t xml:space="preserve"> </w:t>
        </w:r>
      </w:ins>
      <w:ins w:id="448" w:author="SDN" w:date="2021-02-01T09:32:00Z">
        <w:r w:rsidR="00770F8B" w:rsidRPr="0042176D">
          <w:t xml:space="preserve">Similarly, if the same </w:t>
        </w:r>
      </w:ins>
      <w:ins w:id="449" w:author="SDN" w:date="2021-02-01T10:44:00Z">
        <w:r>
          <w:t xml:space="preserve">user </w:t>
        </w:r>
      </w:ins>
      <w:ins w:id="450" w:author="SDN" w:date="2021-02-01T09:32:00Z">
        <w:r w:rsidR="00770F8B" w:rsidRPr="0042176D">
          <w:t>intends to sell Bitcoin (BTC) again, while in r</w:t>
        </w:r>
        <w:r>
          <w:t>eturn he</w:t>
        </w:r>
      </w:ins>
      <w:ins w:id="451" w:author="SDN" w:date="2021-02-01T10:45:00Z">
        <w:r>
          <w:t>/she</w:t>
        </w:r>
      </w:ins>
      <w:ins w:id="452" w:author="SDN" w:date="2021-02-01T09:32:00Z">
        <w:r>
          <w:t xml:space="preserve"> intends to buy Ether</w:t>
        </w:r>
        <w:r w:rsidR="00770F8B" w:rsidRPr="0042176D">
          <w:t xml:space="preserve"> (ETH), this time he</w:t>
        </w:r>
      </w:ins>
      <w:ins w:id="453" w:author="SDN" w:date="2021-02-01T10:45:00Z">
        <w:r>
          <w:t>/she</w:t>
        </w:r>
      </w:ins>
      <w:ins w:id="454" w:author="SDN" w:date="2021-02-01T09:32:00Z">
        <w:r w:rsidR="00770F8B" w:rsidRPr="0042176D">
          <w:t xml:space="preserve"> can be considered as an Ether (ETH) seller. According to this description, </w:t>
        </w:r>
      </w:ins>
      <w:ins w:id="455" w:author="SDN" w:date="2021-02-01T10:46:00Z">
        <w:r w:rsidR="0064628F">
          <w:t>without loss of</w:t>
        </w:r>
      </w:ins>
      <w:ins w:id="456" w:author="SDN" w:date="2021-02-01T09:32:00Z">
        <w:r w:rsidR="00770F8B" w:rsidRPr="0042176D">
          <w:t xml:space="preserve"> general</w:t>
        </w:r>
      </w:ins>
      <w:ins w:id="457" w:author="SDN" w:date="2021-02-01T10:46:00Z">
        <w:r w:rsidR="0064628F">
          <w:t>ity</w:t>
        </w:r>
      </w:ins>
      <w:ins w:id="458" w:author="SDN" w:date="2021-02-01T09:32:00Z">
        <w:r w:rsidR="00770F8B" w:rsidRPr="0042176D">
          <w:t>, all requests are seen as a sale request.</w:t>
        </w:r>
      </w:ins>
      <w:moveToRangeStart w:id="459" w:author="SDN" w:date="2021-02-01T09:32:00Z" w:name="move63064352"/>
    </w:p>
    <w:p w14:paraId="156DE12C" w14:textId="7C42D309" w:rsidR="00770F8B" w:rsidRPr="0042176D" w:rsidDel="00770F8B" w:rsidRDefault="00770F8B" w:rsidP="0079347B">
      <w:pPr>
        <w:rPr>
          <w:del w:id="460" w:author="SDN" w:date="2021-02-01T09:34:00Z"/>
          <w:moveTo w:id="461" w:author="SDN" w:date="2021-02-01T09:32:00Z"/>
        </w:rPr>
        <w:pPrChange w:id="462" w:author="SDN" w:date="2021-02-01T10:44:00Z">
          <w:pPr>
            <w:pStyle w:val="BodyText"/>
            <w:ind w:firstLine="0"/>
          </w:pPr>
        </w:pPrChange>
      </w:pPr>
      <w:moveTo w:id="463" w:author="SDN" w:date="2021-02-01T09:32:00Z">
        <w:del w:id="464" w:author="SDN" w:date="2021-02-01T09:34:00Z">
          <w:r w:rsidRPr="00B53B2B" w:rsidDel="00770F8B">
            <w:rPr>
              <w:b/>
              <w:bCs/>
            </w:rPr>
            <w:delText>Operations in the Stellar Network:</w:delText>
          </w:r>
          <w:r w:rsidRPr="0042176D" w:rsidDel="00770F8B">
            <w:delText xml:space="preserve"> Operations in the Stellar Network are grouped in the form of transactions so that each transaction can include several operations (operations such as changing a user account, registering an offer to purchase or sell an asset, editing or deleting one Offer and money transfer between users).</w:delText>
          </w:r>
        </w:del>
      </w:moveTo>
    </w:p>
    <w:p w14:paraId="129FEF37" w14:textId="65C3DCF1" w:rsidR="00770F8B" w:rsidRPr="00817569" w:rsidRDefault="00770F8B" w:rsidP="0079347B">
      <w:pPr>
        <w:rPr>
          <w:rFonts w:eastAsia="MS Mincho"/>
          <w:spacing w:val="-1"/>
          <w:rtl/>
        </w:rPr>
        <w:pPrChange w:id="465" w:author="SDN" w:date="2021-02-01T10:44:00Z">
          <w:pPr>
            <w:jc w:val="both"/>
          </w:pPr>
        </w:pPrChange>
      </w:pPr>
      <w:moveTo w:id="466" w:author="SDN" w:date="2021-02-01T09:32:00Z">
        <w:del w:id="467" w:author="SDN" w:date="2021-02-01T09:34:00Z">
          <w:r w:rsidRPr="0042176D" w:rsidDel="00770F8B">
            <w:rPr>
              <w:b/>
              <w:bCs/>
            </w:rPr>
            <w:delText>Ledgers</w:delText>
          </w:r>
          <w:r w:rsidRPr="0042176D" w:rsidDel="00770F8B">
            <w:delText>:</w:delText>
          </w:r>
        </w:del>
        <w:r w:rsidRPr="0042176D">
          <w:t xml:space="preserve"> </w:t>
        </w:r>
        <w:del w:id="468" w:author="SDN" w:date="2021-02-01T09:33:00Z">
          <w:r w:rsidRPr="0042176D" w:rsidDel="00770F8B">
            <w:delText>Ledgers (21) have the role of storing transactions in the Stellar network, so that in each ledger can be placed several transactions, so that each transaction also includes several operations.</w:delText>
          </w:r>
        </w:del>
      </w:moveTo>
      <w:moveToRangeEnd w:id="459"/>
    </w:p>
    <w:p w14:paraId="4BF461A9" w14:textId="77777777" w:rsidR="008A55B5" w:rsidRPr="00CB1404" w:rsidRDefault="003A31AB" w:rsidP="00344101">
      <w:pPr>
        <w:pStyle w:val="Heading1"/>
        <w:pPrChange w:id="469" w:author="SDN" w:date="2021-02-01T10:46:00Z">
          <w:pPr>
            <w:pStyle w:val="Heading1"/>
          </w:pPr>
        </w:pPrChange>
      </w:pPr>
      <w:ins w:id="470" w:author="SDN" w:date="2021-02-01T09:18:00Z">
        <w:r>
          <w:t xml:space="preserve">Our </w:t>
        </w:r>
      </w:ins>
      <w:del w:id="471" w:author="SDN" w:date="2021-02-01T08:42:00Z">
        <w:r w:rsidR="00817569" w:rsidDel="0040779B">
          <w:delText>Dataset</w:delText>
        </w:r>
      </w:del>
      <w:ins w:id="472" w:author="SDN" w:date="2021-02-01T08:42:00Z">
        <w:r w:rsidR="0040779B">
          <w:t>Data set</w:t>
        </w:r>
      </w:ins>
    </w:p>
    <w:p w14:paraId="28E8C8A9" w14:textId="77777777" w:rsidR="0042176D" w:rsidRPr="0042176D" w:rsidDel="00344101" w:rsidRDefault="0042176D" w:rsidP="00344101">
      <w:pPr>
        <w:pStyle w:val="BodyText"/>
        <w:rPr>
          <w:del w:id="473" w:author="SDN" w:date="2021-02-01T10:47:00Z"/>
        </w:rPr>
        <w:pPrChange w:id="474" w:author="SDN" w:date="2021-02-01T10:47:00Z">
          <w:pPr>
            <w:pStyle w:val="BodyText"/>
          </w:pPr>
        </w:pPrChange>
      </w:pPr>
      <w:del w:id="475" w:author="SDN" w:date="2021-02-01T09:18:00Z">
        <w:r w:rsidRPr="0042176D" w:rsidDel="003A31AB">
          <w:delText xml:space="preserve">The </w:delText>
        </w:r>
      </w:del>
      <w:ins w:id="476" w:author="SDN" w:date="2021-02-01T09:18:00Z">
        <w:r w:rsidR="003A31AB">
          <w:t>Our</w:t>
        </w:r>
        <w:r w:rsidR="003A31AB" w:rsidRPr="0042176D">
          <w:t xml:space="preserve"> </w:t>
        </w:r>
      </w:ins>
      <w:r w:rsidRPr="0042176D">
        <w:t xml:space="preserve">data set </w:t>
      </w:r>
      <w:del w:id="477" w:author="SDN" w:date="2021-02-01T09:19:00Z">
        <w:r w:rsidRPr="0042176D" w:rsidDel="003A31AB">
          <w:delText>we</w:delText>
        </w:r>
        <w:r w:rsidR="00B53B2B" w:rsidDel="003A31AB">
          <w:delText xml:space="preserve"> have collected in this article </w:delText>
        </w:r>
      </w:del>
      <w:r w:rsidRPr="0042176D">
        <w:t xml:space="preserve">includes transactions and financial exchanges between Stellar network </w:t>
      </w:r>
      <w:commentRangeStart w:id="478"/>
      <w:r w:rsidRPr="0042176D">
        <w:t>users</w:t>
      </w:r>
      <w:commentRangeEnd w:id="478"/>
      <w:r w:rsidR="003A31AB">
        <w:rPr>
          <w:rStyle w:val="CommentReference"/>
          <w:rFonts w:eastAsia="Times New Roman"/>
          <w:spacing w:val="0"/>
        </w:rPr>
        <w:commentReference w:id="478"/>
      </w:r>
      <w:del w:id="479" w:author="SDN" w:date="2021-02-01T09:19:00Z">
        <w:r w:rsidRPr="0042176D" w:rsidDel="003A31AB">
          <w:delText>[6]</w:delText>
        </w:r>
      </w:del>
      <w:r w:rsidRPr="0042176D">
        <w:t>. Using blockchain technology, this network creates a new generation of distributed exchange market</w:t>
      </w:r>
      <w:del w:id="480" w:author="SDN" w:date="2021-02-01T09:21:00Z">
        <w:r w:rsidRPr="0042176D" w:rsidDel="00564322">
          <w:delText>s</w:delText>
        </w:r>
      </w:del>
      <w:r w:rsidRPr="0042176D">
        <w:t xml:space="preserve">, </w:t>
      </w:r>
      <w:del w:id="481" w:author="SDN" w:date="2021-02-01T09:21:00Z">
        <w:r w:rsidRPr="0042176D" w:rsidDel="00564322">
          <w:delText xml:space="preserve">so that </w:delText>
        </w:r>
      </w:del>
      <w:ins w:id="482" w:author="SDN" w:date="2021-02-01T09:21:00Z">
        <w:r w:rsidR="00564322">
          <w:t xml:space="preserve">in which </w:t>
        </w:r>
      </w:ins>
      <w:r w:rsidRPr="0042176D">
        <w:t xml:space="preserve">the users </w:t>
      </w:r>
      <w:del w:id="483" w:author="SDN" w:date="2021-02-01T09:21:00Z">
        <w:r w:rsidRPr="0042176D" w:rsidDel="00564322">
          <w:delText xml:space="preserve">of this network </w:delText>
        </w:r>
      </w:del>
      <w:r w:rsidRPr="0042176D">
        <w:t>can exchange money with each other without the need for a third party.</w:t>
      </w:r>
    </w:p>
    <w:p w14:paraId="012BD4D2" w14:textId="77777777" w:rsidR="00344101" w:rsidRDefault="00344101" w:rsidP="00344101">
      <w:pPr>
        <w:pStyle w:val="BodyText"/>
        <w:rPr>
          <w:ins w:id="484" w:author="SDN" w:date="2021-02-01T10:47:00Z"/>
        </w:rPr>
        <w:pPrChange w:id="485" w:author="SDN" w:date="2021-02-01T10:47:00Z">
          <w:pPr>
            <w:pStyle w:val="BodyText"/>
            <w:ind w:firstLine="0"/>
          </w:pPr>
        </w:pPrChange>
      </w:pPr>
    </w:p>
    <w:p w14:paraId="12F690C1" w14:textId="0DB3A1DA" w:rsidR="0042176D" w:rsidRDefault="00681BE4" w:rsidP="00D77D95">
      <w:pPr>
        <w:rPr>
          <w:ins w:id="486" w:author="SDN" w:date="2021-02-01T09:30:00Z"/>
        </w:rPr>
        <w:pPrChange w:id="487" w:author="SDN" w:date="2021-02-01T11:02:00Z">
          <w:pPr>
            <w:pStyle w:val="BodyText"/>
            <w:ind w:firstLine="0"/>
          </w:pPr>
        </w:pPrChange>
      </w:pPr>
      <w:ins w:id="488" w:author="SDN" w:date="2021-02-01T11:01:00Z">
        <w:r>
          <w:rPr>
            <w:rFonts w:eastAsia="MS Mincho"/>
            <w:spacing w:val="-1"/>
          </w:rPr>
          <w:t xml:space="preserve">We </w:t>
        </w:r>
      </w:ins>
      <w:ins w:id="489" w:author="SDN" w:date="2021-02-01T11:02:00Z">
        <w:r w:rsidR="00D77D95">
          <w:rPr>
            <w:rFonts w:eastAsia="MS Mincho"/>
            <w:spacing w:val="-1"/>
          </w:rPr>
          <w:t>queried</w:t>
        </w:r>
      </w:ins>
      <w:ins w:id="490" w:author="SDN" w:date="2021-02-01T11:01:00Z">
        <w:r>
          <w:rPr>
            <w:rFonts w:eastAsia="MS Mincho"/>
            <w:spacing w:val="-1"/>
          </w:rPr>
          <w:t xml:space="preserve"> the </w:t>
        </w:r>
        <w:r w:rsidRPr="00CB28DF">
          <w:rPr>
            <w:rFonts w:eastAsia="MS Mincho"/>
            <w:spacing w:val="-1"/>
          </w:rPr>
          <w:t>Application Programming Interface (API) prov</w:t>
        </w:r>
        <w:r>
          <w:rPr>
            <w:rFonts w:eastAsia="MS Mincho"/>
            <w:spacing w:val="-1"/>
          </w:rPr>
          <w:t xml:space="preserve">ided by Horizon Stellar servers to collect data. </w:t>
        </w:r>
      </w:ins>
      <w:ins w:id="491" w:author="SDN" w:date="2021-02-01T09:22:00Z">
        <w:r w:rsidR="00F15D31">
          <w:t xml:space="preserve">Our </w:t>
        </w:r>
        <w:r w:rsidR="00F15D31" w:rsidRPr="0042176D">
          <w:t xml:space="preserve">data </w:t>
        </w:r>
      </w:ins>
      <w:ins w:id="492" w:author="SDN" w:date="2021-02-01T11:02:00Z">
        <w:r>
          <w:t xml:space="preserve">set </w:t>
        </w:r>
      </w:ins>
      <w:ins w:id="493" w:author="SDN" w:date="2021-02-01T09:22:00Z">
        <w:r w:rsidR="00F15D31">
          <w:t xml:space="preserve">is related to </w:t>
        </w:r>
      </w:ins>
      <w:del w:id="494" w:author="SDN" w:date="2021-02-01T09:22:00Z">
        <w:r w:rsidR="0042176D" w:rsidRPr="0042176D" w:rsidDel="00F15D31">
          <w:delText>T</w:delText>
        </w:r>
      </w:del>
      <w:ins w:id="495" w:author="SDN" w:date="2021-02-01T09:22:00Z">
        <w:r w:rsidR="00F15D31">
          <w:t>t</w:t>
        </w:r>
      </w:ins>
      <w:r w:rsidR="0042176D" w:rsidRPr="0042176D">
        <w:t xml:space="preserve">he time period </w:t>
      </w:r>
      <w:ins w:id="496" w:author="SDN" w:date="2021-02-01T09:23:00Z">
        <w:r w:rsidR="00F15D31">
          <w:t xml:space="preserve">starting from </w:t>
        </w:r>
      </w:ins>
      <w:del w:id="497" w:author="SDN" w:date="2021-02-01T09:23:00Z">
        <w:r w:rsidR="0042176D" w:rsidRPr="0042176D" w:rsidDel="00F15D31">
          <w:delText xml:space="preserve">of </w:delText>
        </w:r>
      </w:del>
      <w:del w:id="498" w:author="SDN" w:date="2021-02-01T09:21:00Z">
        <w:r w:rsidR="0042176D" w:rsidRPr="0042176D" w:rsidDel="00F15D31">
          <w:delText xml:space="preserve">the </w:delText>
        </w:r>
      </w:del>
      <w:del w:id="499" w:author="SDN" w:date="2021-02-01T09:22:00Z">
        <w:r w:rsidR="0042176D" w:rsidRPr="0042176D" w:rsidDel="00F15D31">
          <w:delText xml:space="preserve">collected data is from </w:delText>
        </w:r>
      </w:del>
      <w:ins w:id="500" w:author="SDN" w:date="2021-02-01T09:21:00Z">
        <w:r w:rsidR="00F15D31">
          <w:t xml:space="preserve">Dec. 1, </w:t>
        </w:r>
      </w:ins>
      <w:del w:id="501" w:author="SDN" w:date="2021-02-01T09:22:00Z">
        <w:r w:rsidR="0042176D" w:rsidRPr="0042176D" w:rsidDel="00F15D31">
          <w:delText>12/01/</w:delText>
        </w:r>
      </w:del>
      <w:r w:rsidR="0042176D" w:rsidRPr="0042176D">
        <w:t xml:space="preserve">2018 </w:t>
      </w:r>
      <w:ins w:id="502" w:author="SDN" w:date="2021-02-01T09:23:00Z">
        <w:r w:rsidR="00F15D31">
          <w:t xml:space="preserve">and ending </w:t>
        </w:r>
      </w:ins>
      <w:del w:id="503" w:author="SDN" w:date="2021-02-01T09:23:00Z">
        <w:r w:rsidR="0042176D" w:rsidRPr="0042176D" w:rsidDel="00F15D31">
          <w:delText xml:space="preserve">to </w:delText>
        </w:r>
      </w:del>
      <w:ins w:id="504" w:author="SDN" w:date="2021-02-01T09:23:00Z">
        <w:r w:rsidR="00F15D31">
          <w:t xml:space="preserve">on </w:t>
        </w:r>
      </w:ins>
      <w:ins w:id="505" w:author="SDN" w:date="2021-02-01T09:22:00Z">
        <w:r w:rsidR="00F15D31">
          <w:t xml:space="preserve">Dec. 30, </w:t>
        </w:r>
      </w:ins>
      <w:del w:id="506" w:author="SDN" w:date="2021-02-01T09:22:00Z">
        <w:r w:rsidR="0042176D" w:rsidRPr="0042176D" w:rsidDel="00F15D31">
          <w:delText>12/30/</w:delText>
        </w:r>
      </w:del>
      <w:r w:rsidR="0042176D" w:rsidRPr="0042176D">
        <w:t xml:space="preserve">2019, </w:t>
      </w:r>
      <w:ins w:id="507" w:author="SDN" w:date="2021-02-01T09:22:00Z">
        <w:r w:rsidR="00F15D31">
          <w:t xml:space="preserve">and includes </w:t>
        </w:r>
      </w:ins>
      <w:del w:id="508" w:author="SDN" w:date="2021-02-01T09:23:00Z">
        <w:r w:rsidR="0042176D" w:rsidRPr="0042176D" w:rsidDel="00F15D31">
          <w:delText xml:space="preserve">in which </w:delText>
        </w:r>
      </w:del>
      <w:r w:rsidR="0042176D" w:rsidRPr="0042176D">
        <w:t>1</w:t>
      </w:r>
      <w:ins w:id="509" w:author="SDN" w:date="2021-02-01T09:23:00Z">
        <w:r w:rsidR="00F15D31">
          <w:t>,</w:t>
        </w:r>
      </w:ins>
      <w:r w:rsidR="0042176D" w:rsidRPr="0042176D">
        <w:t>650</w:t>
      </w:r>
      <w:ins w:id="510" w:author="SDN" w:date="2021-02-01T09:23:00Z">
        <w:r w:rsidR="00F15D31">
          <w:t>,</w:t>
        </w:r>
      </w:ins>
      <w:r w:rsidR="0042176D" w:rsidRPr="0042176D">
        <w:t>718 purchase</w:t>
      </w:r>
      <w:ins w:id="511" w:author="SDN" w:date="2021-02-01T09:23:00Z">
        <w:r w:rsidR="00F15D31">
          <w:t>s</w:t>
        </w:r>
      </w:ins>
      <w:r w:rsidR="0042176D" w:rsidRPr="0042176D">
        <w:t xml:space="preserve"> or sale operations</w:t>
      </w:r>
      <w:ins w:id="512" w:author="SDN" w:date="2021-02-01T09:27:00Z">
        <w:r w:rsidR="00F15D31" w:rsidRPr="00F15D31">
          <w:t xml:space="preserve"> </w:t>
        </w:r>
        <w:r w:rsidR="00F15D31">
          <w:t xml:space="preserve">organized </w:t>
        </w:r>
        <w:r w:rsidR="00F15D31" w:rsidRPr="0042176D">
          <w:t>in</w:t>
        </w:r>
        <w:r w:rsidR="00F15D31">
          <w:t>to</w:t>
        </w:r>
        <w:r w:rsidR="00F15D31" w:rsidRPr="0042176D">
          <w:t xml:space="preserve"> 6</w:t>
        </w:r>
        <w:r w:rsidR="00F15D31">
          <w:t>,</w:t>
        </w:r>
        <w:r w:rsidR="00F15D31" w:rsidRPr="0042176D">
          <w:t>680</w:t>
        </w:r>
        <w:r w:rsidR="00F15D31">
          <w:t>,</w:t>
        </w:r>
        <w:r w:rsidR="00F15D31" w:rsidRPr="0042176D">
          <w:t>451 ledgers</w:t>
        </w:r>
      </w:ins>
      <w:del w:id="513" w:author="SDN" w:date="2021-02-01T09:23:00Z">
        <w:r w:rsidR="0042176D" w:rsidRPr="0042176D" w:rsidDel="00F15D31">
          <w:delText xml:space="preserve"> have been created</w:delText>
        </w:r>
      </w:del>
      <w:r w:rsidR="0042176D" w:rsidRPr="0042176D">
        <w:t xml:space="preserve">. Of this total, </w:t>
      </w:r>
      <w:r w:rsidR="0042176D" w:rsidRPr="0042176D">
        <w:t>1</w:t>
      </w:r>
      <w:ins w:id="514" w:author="SDN" w:date="2021-02-01T09:23:00Z">
        <w:r w:rsidR="00F15D31">
          <w:t>,</w:t>
        </w:r>
      </w:ins>
      <w:r w:rsidR="0042176D" w:rsidRPr="0042176D">
        <w:t>165</w:t>
      </w:r>
      <w:ins w:id="515" w:author="SDN" w:date="2021-02-01T09:24:00Z">
        <w:r w:rsidR="00F15D31">
          <w:t>,</w:t>
        </w:r>
      </w:ins>
      <w:r w:rsidR="0042176D" w:rsidRPr="0042176D">
        <w:t xml:space="preserve">274 operations </w:t>
      </w:r>
      <w:del w:id="516" w:author="SDN" w:date="2021-02-01T09:26:00Z">
        <w:r w:rsidR="0042176D" w:rsidRPr="0042176D" w:rsidDel="00F15D31">
          <w:delText xml:space="preserve">were </w:delText>
        </w:r>
      </w:del>
      <w:ins w:id="517" w:author="SDN" w:date="2021-02-01T09:26:00Z">
        <w:r w:rsidR="00F15D31">
          <w:t xml:space="preserve">are </w:t>
        </w:r>
      </w:ins>
      <w:r w:rsidR="0042176D" w:rsidRPr="0042176D">
        <w:t>new purchase request</w:t>
      </w:r>
      <w:ins w:id="518" w:author="SDN" w:date="2021-02-01T09:24:00Z">
        <w:r w:rsidR="00F15D31">
          <w:t>s,</w:t>
        </w:r>
      </w:ins>
      <w:del w:id="519" w:author="SDN" w:date="2021-02-01T09:24:00Z">
        <w:r w:rsidR="0042176D" w:rsidRPr="0042176D" w:rsidDel="00F15D31">
          <w:delText xml:space="preserve"> operations</w:delText>
        </w:r>
      </w:del>
      <w:r w:rsidR="0042176D" w:rsidRPr="0042176D">
        <w:t xml:space="preserve"> and 891</w:t>
      </w:r>
      <w:ins w:id="520" w:author="SDN" w:date="2021-02-01T09:24:00Z">
        <w:r w:rsidR="00F15D31">
          <w:t>,</w:t>
        </w:r>
      </w:ins>
      <w:r w:rsidR="0042176D" w:rsidRPr="0042176D">
        <w:t xml:space="preserve">449 operations </w:t>
      </w:r>
      <w:ins w:id="521" w:author="SDN" w:date="2021-02-01T09:26:00Z">
        <w:r w:rsidR="00F15D31">
          <w:t xml:space="preserve">are </w:t>
        </w:r>
      </w:ins>
      <w:del w:id="522" w:author="SDN" w:date="2021-02-01T09:25:00Z">
        <w:r w:rsidR="0042176D" w:rsidRPr="0042176D" w:rsidDel="00F15D31">
          <w:delText xml:space="preserve">are for </w:delText>
        </w:r>
      </w:del>
      <w:r w:rsidR="0042176D" w:rsidRPr="0042176D">
        <w:t>edit</w:t>
      </w:r>
      <w:del w:id="523" w:author="SDN" w:date="2021-02-01T09:25:00Z">
        <w:r w:rsidR="0042176D" w:rsidRPr="0042176D" w:rsidDel="00F15D31">
          <w:delText>ing</w:delText>
        </w:r>
      </w:del>
      <w:ins w:id="524" w:author="SDN" w:date="2021-02-01T09:25:00Z">
        <w:r w:rsidR="00F15D31">
          <w:t>s</w:t>
        </w:r>
      </w:ins>
      <w:r w:rsidR="0042176D" w:rsidRPr="0042176D">
        <w:t xml:space="preserve"> or remov</w:t>
      </w:r>
      <w:del w:id="525" w:author="SDN" w:date="2021-02-01T09:25:00Z">
        <w:r w:rsidR="0042176D" w:rsidRPr="0042176D" w:rsidDel="00F15D31">
          <w:delText xml:space="preserve">ing </w:delText>
        </w:r>
      </w:del>
      <w:ins w:id="526" w:author="SDN" w:date="2021-02-01T09:25:00Z">
        <w:r w:rsidR="00F15D31">
          <w:t xml:space="preserve">al of </w:t>
        </w:r>
      </w:ins>
      <w:r w:rsidR="0042176D" w:rsidRPr="0042176D">
        <w:t>p</w:t>
      </w:r>
      <w:ins w:id="527" w:author="SDN" w:date="2021-02-01T09:25:00Z">
        <w:r w:rsidR="00F15D31">
          <w:t>ast</w:t>
        </w:r>
      </w:ins>
      <w:del w:id="528" w:author="SDN" w:date="2021-02-01T09:25:00Z">
        <w:r w:rsidR="0042176D" w:rsidRPr="0042176D" w:rsidDel="00F15D31">
          <w:delText>revious</w:delText>
        </w:r>
      </w:del>
      <w:r w:rsidR="0042176D" w:rsidRPr="0042176D">
        <w:t xml:space="preserve"> requests</w:t>
      </w:r>
      <w:del w:id="529" w:author="SDN" w:date="2021-02-01T09:27:00Z">
        <w:r w:rsidR="0042176D" w:rsidRPr="0042176D" w:rsidDel="00F15D31">
          <w:delText xml:space="preserve">. All these operations </w:delText>
        </w:r>
      </w:del>
      <w:del w:id="530" w:author="SDN" w:date="2021-02-01T09:25:00Z">
        <w:r w:rsidR="0042176D" w:rsidRPr="0042176D" w:rsidDel="00F15D31">
          <w:delText xml:space="preserve">are </w:delText>
        </w:r>
      </w:del>
      <w:del w:id="531" w:author="SDN" w:date="2021-02-01T09:26:00Z">
        <w:r w:rsidR="0042176D" w:rsidRPr="0042176D" w:rsidDel="00F15D31">
          <w:delText>collected in 6680451 ledgers</w:delText>
        </w:r>
      </w:del>
      <w:r w:rsidR="0042176D" w:rsidRPr="0042176D">
        <w:t>. In total, 163</w:t>
      </w:r>
      <w:ins w:id="532" w:author="SDN" w:date="2021-02-01T09:27:00Z">
        <w:r w:rsidR="00F15D31">
          <w:t>,</w:t>
        </w:r>
      </w:ins>
      <w:r w:rsidR="0042176D" w:rsidRPr="0042176D">
        <w:t xml:space="preserve">38 users </w:t>
      </w:r>
      <w:ins w:id="533" w:author="SDN" w:date="2021-02-01T09:27:00Z">
        <w:r w:rsidR="00F15D31">
          <w:t xml:space="preserve">in </w:t>
        </w:r>
      </w:ins>
      <w:del w:id="534" w:author="SDN" w:date="2021-02-01T09:27:00Z">
        <w:r w:rsidR="0042176D" w:rsidRPr="0042176D" w:rsidDel="00F15D31">
          <w:delText xml:space="preserve">of this </w:delText>
        </w:r>
      </w:del>
      <w:ins w:id="535" w:author="SDN" w:date="2021-02-01T09:27:00Z">
        <w:r w:rsidR="00F15D31">
          <w:t xml:space="preserve">our collected </w:t>
        </w:r>
      </w:ins>
      <w:r w:rsidR="0042176D" w:rsidRPr="0042176D">
        <w:t xml:space="preserve">data </w:t>
      </w:r>
      <w:ins w:id="536" w:author="SDN" w:date="2021-02-01T09:28:00Z">
        <w:r w:rsidR="00F15D31">
          <w:t xml:space="preserve">have </w:t>
        </w:r>
      </w:ins>
      <w:del w:id="537" w:author="SDN" w:date="2021-02-01T09:27:00Z">
        <w:r w:rsidR="0042176D" w:rsidRPr="0042176D" w:rsidDel="00F15D31">
          <w:delText xml:space="preserve">set have </w:delText>
        </w:r>
      </w:del>
      <w:r w:rsidR="0042176D" w:rsidRPr="0042176D">
        <w:t xml:space="preserve">performed asset exchange operations, </w:t>
      </w:r>
      <w:del w:id="538" w:author="SDN" w:date="2021-02-01T09:28:00Z">
        <w:r w:rsidR="0042176D" w:rsidRPr="0042176D" w:rsidDel="00F15D31">
          <w:delText xml:space="preserve">so that </w:delText>
        </w:r>
      </w:del>
      <w:r w:rsidR="0042176D" w:rsidRPr="0042176D">
        <w:t xml:space="preserve">466 assets </w:t>
      </w:r>
      <w:ins w:id="539" w:author="SDN" w:date="2021-02-01T09:28:00Z">
        <w:r w:rsidR="00F15D31">
          <w:t xml:space="preserve">have been </w:t>
        </w:r>
      </w:ins>
      <w:del w:id="540" w:author="SDN" w:date="2021-02-01T09:28:00Z">
        <w:r w:rsidR="0042176D" w:rsidRPr="0042176D" w:rsidDel="00F15D31">
          <w:delText xml:space="preserve">have been </w:delText>
        </w:r>
      </w:del>
      <w:r w:rsidR="0042176D" w:rsidRPr="0042176D">
        <w:t xml:space="preserve">put up for sale and 444 assets </w:t>
      </w:r>
      <w:ins w:id="541" w:author="SDN" w:date="2021-02-01T09:29:00Z">
        <w:r w:rsidR="00F15D31">
          <w:t>have been</w:t>
        </w:r>
      </w:ins>
      <w:del w:id="542" w:author="SDN" w:date="2021-02-01T09:28:00Z">
        <w:r w:rsidR="0042176D" w:rsidRPr="0042176D" w:rsidDel="00F15D31">
          <w:delText xml:space="preserve">have been </w:delText>
        </w:r>
      </w:del>
      <w:ins w:id="543" w:author="SDN" w:date="2021-02-01T09:28:00Z">
        <w:r w:rsidR="00F15D31">
          <w:t xml:space="preserve"> </w:t>
        </w:r>
      </w:ins>
      <w:r w:rsidR="0042176D" w:rsidRPr="0042176D">
        <w:t>purchased.</w:t>
      </w:r>
    </w:p>
    <w:p w14:paraId="26867BB3" w14:textId="5F6A4B4B" w:rsidR="00F15D31" w:rsidRPr="0042176D" w:rsidDel="00770F8B" w:rsidRDefault="00F15D31" w:rsidP="00770F8B">
      <w:pPr>
        <w:pStyle w:val="BodyText"/>
        <w:ind w:firstLine="0"/>
        <w:rPr>
          <w:del w:id="544" w:author="SDN" w:date="2021-02-01T09:32:00Z"/>
          <w:moveFrom w:id="545" w:author="SDN" w:date="2021-02-01T09:32:00Z"/>
        </w:rPr>
      </w:pPr>
      <w:moveFromRangeStart w:id="546" w:author="SDN" w:date="2021-02-01T09:32:00Z" w:name="move63064352"/>
    </w:p>
    <w:p w14:paraId="181BE866" w14:textId="2427367A" w:rsidR="0042176D" w:rsidRPr="0042176D" w:rsidDel="00770F8B" w:rsidRDefault="0042176D" w:rsidP="0042176D">
      <w:pPr>
        <w:pStyle w:val="BodyText"/>
        <w:ind w:firstLine="0"/>
        <w:rPr>
          <w:del w:id="547" w:author="SDN" w:date="2021-02-01T09:32:00Z"/>
          <w:moveFrom w:id="548" w:author="SDN" w:date="2021-02-01T09:32:00Z"/>
        </w:rPr>
      </w:pPr>
      <w:moveFrom w:id="549" w:author="SDN" w:date="2021-02-01T09:32:00Z">
        <w:del w:id="550" w:author="SDN" w:date="2021-02-01T09:32:00Z">
          <w:r w:rsidRPr="00B53B2B" w:rsidDel="00770F8B">
            <w:rPr>
              <w:b/>
              <w:bCs/>
            </w:rPr>
            <w:delText>Operations in the Stellar Network:</w:delText>
          </w:r>
          <w:r w:rsidRPr="0042176D" w:rsidDel="00770F8B">
            <w:delText xml:space="preserve"> Operations in the Stellar Network are grouped in the form of transactions so that each transaction can include several operations (operations such as changing a user account, registering an offer to purchase or sell an asset, editing or deleting one Offer and money transfer between users).</w:delText>
          </w:r>
        </w:del>
      </w:moveFrom>
    </w:p>
    <w:p w14:paraId="01AF51F2" w14:textId="661C7D02" w:rsidR="0042176D" w:rsidRPr="0042176D" w:rsidDel="00770F8B" w:rsidRDefault="0042176D" w:rsidP="0042176D">
      <w:pPr>
        <w:pStyle w:val="BodyText"/>
        <w:ind w:firstLine="0"/>
        <w:rPr>
          <w:del w:id="551" w:author="SDN" w:date="2021-02-01T09:32:00Z"/>
        </w:rPr>
      </w:pPr>
      <w:moveFrom w:id="552" w:author="SDN" w:date="2021-02-01T09:32:00Z">
        <w:del w:id="553" w:author="SDN" w:date="2021-02-01T09:32:00Z">
          <w:r w:rsidRPr="0042176D" w:rsidDel="00770F8B">
            <w:rPr>
              <w:b/>
              <w:bCs/>
            </w:rPr>
            <w:delText>Ledgers</w:delText>
          </w:r>
          <w:r w:rsidRPr="0042176D" w:rsidDel="00770F8B">
            <w:delText>: Ledgers (21) have the role of storing transactions in the Stellar network, so that in each ledger can be placed several transactions, so that each transaction also includes several operations.</w:delText>
          </w:r>
        </w:del>
      </w:moveFrom>
      <w:moveFromRangeEnd w:id="546"/>
    </w:p>
    <w:p w14:paraId="3DE76FEE" w14:textId="7207B540" w:rsidR="0042176D" w:rsidRPr="0042176D" w:rsidDel="00F15D31" w:rsidRDefault="0042176D" w:rsidP="0042176D">
      <w:pPr>
        <w:pStyle w:val="BodyText"/>
        <w:ind w:firstLine="0"/>
        <w:rPr>
          <w:del w:id="554" w:author="SDN" w:date="2021-02-01T09:30:00Z"/>
        </w:rPr>
      </w:pPr>
      <w:del w:id="555" w:author="SDN" w:date="2021-02-01T09:30:00Z">
        <w:r w:rsidRPr="0042176D" w:rsidDel="00F15D31">
          <w:delText xml:space="preserve">It has been mentioned before that the </w:delText>
        </w:r>
      </w:del>
      <w:del w:id="556" w:author="SDN" w:date="2021-02-01T08:42:00Z">
        <w:r w:rsidRPr="0042176D" w:rsidDel="0040779B">
          <w:delText>dataset</w:delText>
        </w:r>
      </w:del>
      <w:del w:id="557" w:author="SDN" w:date="2021-02-01T09:30:00Z">
        <w:r w:rsidRPr="0042176D" w:rsidDel="00F15D31">
          <w:delText xml:space="preserve"> obtained in this article is from a set of financial exchanges in the Stellar network.</w:delText>
        </w:r>
      </w:del>
    </w:p>
    <w:p w14:paraId="72BDCE15" w14:textId="5D9DAF6A" w:rsidR="0042176D" w:rsidRPr="0042176D" w:rsidDel="00F15D31" w:rsidRDefault="0042176D" w:rsidP="0042176D">
      <w:pPr>
        <w:pStyle w:val="BodyText"/>
        <w:ind w:firstLine="0"/>
        <w:rPr>
          <w:del w:id="558" w:author="SDN" w:date="2021-02-01T09:30:00Z"/>
        </w:rPr>
      </w:pPr>
      <w:del w:id="559" w:author="SDN" w:date="2021-02-01T09:30:00Z">
        <w:r w:rsidRPr="0042176D" w:rsidDel="00F15D31">
          <w:delText>According to the structure of Stellar network transactions, the data of the sale and purchase of assets are divided into two general modes:</w:delText>
        </w:r>
      </w:del>
    </w:p>
    <w:p w14:paraId="7697FD8D" w14:textId="351A9381" w:rsidR="0042176D" w:rsidRPr="0042176D" w:rsidDel="00F15D31" w:rsidRDefault="0042176D" w:rsidP="00CB28DF">
      <w:pPr>
        <w:pStyle w:val="BodyText"/>
        <w:numPr>
          <w:ilvl w:val="0"/>
          <w:numId w:val="14"/>
        </w:numPr>
        <w:rPr>
          <w:del w:id="560" w:author="SDN" w:date="2021-02-01T09:30:00Z"/>
        </w:rPr>
      </w:pPr>
      <w:del w:id="561" w:author="SDN" w:date="2021-02-01T09:30:00Z">
        <w:r w:rsidRPr="0042176D" w:rsidDel="00F15D31">
          <w:delText>Offer to purchase an asset</w:delText>
        </w:r>
      </w:del>
    </w:p>
    <w:p w14:paraId="3FE7093A" w14:textId="38AC7C1A" w:rsidR="0042176D" w:rsidRPr="0042176D" w:rsidDel="00F15D31" w:rsidRDefault="0042176D" w:rsidP="00CB28DF">
      <w:pPr>
        <w:pStyle w:val="BodyText"/>
        <w:numPr>
          <w:ilvl w:val="0"/>
          <w:numId w:val="14"/>
        </w:numPr>
        <w:rPr>
          <w:del w:id="562" w:author="SDN" w:date="2021-02-01T09:30:00Z"/>
        </w:rPr>
      </w:pPr>
      <w:del w:id="563" w:author="SDN" w:date="2021-02-01T09:30:00Z">
        <w:r w:rsidRPr="0042176D" w:rsidDel="00F15D31">
          <w:delText>Offer to sell an asset</w:delText>
        </w:r>
      </w:del>
    </w:p>
    <w:p w14:paraId="1D59CB6B" w14:textId="2A8AA0E6" w:rsidR="0042176D" w:rsidRPr="0042176D" w:rsidDel="00F15D31" w:rsidRDefault="0042176D" w:rsidP="0042176D">
      <w:pPr>
        <w:pStyle w:val="BodyText"/>
        <w:ind w:firstLine="0"/>
        <w:rPr>
          <w:del w:id="564" w:author="SDN" w:date="2021-02-01T09:30:00Z"/>
        </w:rPr>
      </w:pPr>
      <w:del w:id="565" w:author="SDN" w:date="2021-02-01T09:30:00Z">
        <w:r w:rsidRPr="0042176D" w:rsidDel="00F15D31">
          <w:delText>Based on the description provided by [6], any offer to buy or sell by a market agent can be generally converted into a buy or sell offer, if a person intends to buy Bitcoin (BTC) and in exchange offers Ethereum (ETH), it can be seen that the person has registered a request to sell Ethereum (ETH) in the network.</w:delText>
        </w:r>
      </w:del>
    </w:p>
    <w:p w14:paraId="18DD7714" w14:textId="41243EB5" w:rsidR="0042176D" w:rsidDel="00F15D31" w:rsidRDefault="0042176D" w:rsidP="0042176D">
      <w:pPr>
        <w:pStyle w:val="BodyText"/>
        <w:ind w:firstLine="0"/>
        <w:rPr>
          <w:del w:id="566" w:author="SDN" w:date="2021-02-01T09:30:00Z"/>
        </w:rPr>
      </w:pPr>
      <w:del w:id="567" w:author="SDN" w:date="2021-02-01T09:30:00Z">
        <w:r w:rsidRPr="0042176D" w:rsidDel="00F15D31">
          <w:delText>Similarly, if the same person intends to sell Bitcoin (BTC) again, while in return he intends to buy Ethereum (ETH), this time he can be considered as an Ethereum (ETH) seller. According to this description, in general, all requests made in the Stellar network are seen as a sales request.</w:delText>
        </w:r>
      </w:del>
    </w:p>
    <w:p w14:paraId="032DFE61" w14:textId="6E457809" w:rsidR="00CB28DF" w:rsidRDefault="00CB28DF" w:rsidP="000E160C">
      <w:pPr>
        <w:pStyle w:val="Heading2"/>
        <w:rPr>
          <w:lang w:bidi="fa-IR"/>
        </w:rPr>
        <w:pPrChange w:id="568" w:author="SDN" w:date="2021-02-01T10:48:00Z">
          <w:pPr>
            <w:pStyle w:val="Heading2"/>
          </w:pPr>
        </w:pPrChange>
      </w:pPr>
      <w:r w:rsidRPr="008044AB">
        <w:rPr>
          <w:lang w:bidi="fa-IR"/>
        </w:rPr>
        <w:t>Descri</w:t>
      </w:r>
      <w:r>
        <w:rPr>
          <w:lang w:bidi="fa-IR"/>
        </w:rPr>
        <w:t>ption of</w:t>
      </w:r>
      <w:r w:rsidRPr="008044AB">
        <w:rPr>
          <w:lang w:bidi="fa-IR"/>
        </w:rPr>
        <w:t xml:space="preserve"> </w:t>
      </w:r>
      <w:del w:id="569" w:author="SDN" w:date="2021-02-01T10:48:00Z">
        <w:r w:rsidRPr="008044AB" w:rsidDel="000E160C">
          <w:rPr>
            <w:lang w:bidi="fa-IR"/>
          </w:rPr>
          <w:delText xml:space="preserve">data </w:delText>
        </w:r>
      </w:del>
      <w:ins w:id="570" w:author="SDN" w:date="2021-02-01T10:48:00Z">
        <w:r w:rsidR="000E160C">
          <w:rPr>
            <w:lang w:bidi="fa-IR"/>
          </w:rPr>
          <w:t>D</w:t>
        </w:r>
        <w:r w:rsidR="000E160C" w:rsidRPr="008044AB">
          <w:rPr>
            <w:lang w:bidi="fa-IR"/>
          </w:rPr>
          <w:t xml:space="preserve">ata </w:t>
        </w:r>
      </w:ins>
      <w:del w:id="571" w:author="SDN" w:date="2021-02-01T10:48:00Z">
        <w:r w:rsidRPr="008044AB" w:rsidDel="000E160C">
          <w:rPr>
            <w:lang w:bidi="fa-IR"/>
          </w:rPr>
          <w:delText>fields</w:delText>
        </w:r>
      </w:del>
      <w:ins w:id="572" w:author="SDN" w:date="2021-02-01T10:48:00Z">
        <w:r w:rsidR="000E160C">
          <w:rPr>
            <w:lang w:bidi="fa-IR"/>
          </w:rPr>
          <w:t>F</w:t>
        </w:r>
        <w:r w:rsidR="000E160C" w:rsidRPr="008044AB">
          <w:rPr>
            <w:lang w:bidi="fa-IR"/>
          </w:rPr>
          <w:t>ields</w:t>
        </w:r>
      </w:ins>
    </w:p>
    <w:p w14:paraId="168486FD" w14:textId="1ED79A69" w:rsidR="00CB28DF" w:rsidRPr="00CB28DF" w:rsidRDefault="00CB28DF" w:rsidP="00CB28DF">
      <w:pPr>
        <w:pStyle w:val="BodyText"/>
      </w:pPr>
      <w:del w:id="573" w:author="SDN" w:date="2021-02-01T10:49:00Z">
        <w:r w:rsidRPr="00CB28DF" w:rsidDel="004971B8">
          <w:delText>In this section, we describe the</w:delText>
        </w:r>
      </w:del>
      <w:ins w:id="574" w:author="SDN" w:date="2021-02-01T10:49:00Z">
        <w:r w:rsidR="004971B8">
          <w:t xml:space="preserve">The </w:t>
        </w:r>
      </w:ins>
      <w:r w:rsidRPr="00CB28DF">
        <w:t xml:space="preserve"> data fields of each proposal in the Stellar network</w:t>
      </w:r>
      <w:ins w:id="575" w:author="SDN" w:date="2021-02-01T10:50:00Z">
        <w:r w:rsidR="004971B8">
          <w:t xml:space="preserve"> are as follows:</w:t>
        </w:r>
      </w:ins>
      <w:del w:id="576" w:author="SDN" w:date="2021-02-01T10:50:00Z">
        <w:r w:rsidRPr="00CB28DF" w:rsidDel="004971B8">
          <w:delText>.</w:delText>
        </w:r>
      </w:del>
    </w:p>
    <w:p w14:paraId="753B50C8" w14:textId="1A66E6DF"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577" w:author="SDN" w:date="2021-02-01T10:55: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Source_accoun</w:t>
      </w:r>
      <w:r w:rsidRPr="00B53B2B">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 </w:t>
      </w:r>
      <w:del w:id="578" w:author="SDN" w:date="2021-02-01T10:50:00Z">
        <w:r w:rsidRPr="00CB28DF" w:rsidDel="004971B8">
          <w:rPr>
            <w:rFonts w:ascii="Times New Roman" w:eastAsia="MS Mincho" w:hAnsi="Times New Roman" w:cs="Times New Roman"/>
            <w:spacing w:val="-1"/>
            <w:sz w:val="20"/>
            <w:szCs w:val="20"/>
          </w:rPr>
          <w:delText>This feature i</w:delText>
        </w:r>
      </w:del>
      <w:del w:id="579" w:author="SDN" w:date="2021-02-01T10:55:00Z">
        <w:r w:rsidRPr="00CB28DF" w:rsidDel="004971B8">
          <w:rPr>
            <w:rFonts w:ascii="Times New Roman" w:eastAsia="MS Mincho" w:hAnsi="Times New Roman" w:cs="Times New Roman"/>
            <w:spacing w:val="-1"/>
            <w:sz w:val="20"/>
            <w:szCs w:val="20"/>
          </w:rPr>
          <w:delText xml:space="preserve">ndicates </w:delText>
        </w:r>
      </w:del>
      <w:r w:rsidRPr="00CB28DF">
        <w:rPr>
          <w:rFonts w:ascii="Times New Roman" w:eastAsia="MS Mincho" w:hAnsi="Times New Roman" w:cs="Times New Roman"/>
          <w:spacing w:val="-1"/>
          <w:sz w:val="20"/>
          <w:szCs w:val="20"/>
        </w:rPr>
        <w:t xml:space="preserve">the </w:t>
      </w:r>
      <w:ins w:id="580" w:author="SDN" w:date="2021-02-01T10:50:00Z">
        <w:r w:rsidR="004971B8">
          <w:rPr>
            <w:rFonts w:ascii="Times New Roman" w:eastAsia="MS Mincho" w:hAnsi="Times New Roman" w:cs="Times New Roman"/>
            <w:spacing w:val="-1"/>
            <w:sz w:val="20"/>
            <w:szCs w:val="20"/>
          </w:rPr>
          <w:t>identifier (</w:t>
        </w:r>
      </w:ins>
      <w:r w:rsidRPr="00CB28DF">
        <w:rPr>
          <w:rFonts w:ascii="Times New Roman" w:eastAsia="MS Mincho" w:hAnsi="Times New Roman" w:cs="Times New Roman"/>
          <w:spacing w:val="-1"/>
          <w:sz w:val="20"/>
          <w:szCs w:val="20"/>
        </w:rPr>
        <w:t>ID</w:t>
      </w:r>
      <w:ins w:id="581" w:author="SDN" w:date="2021-02-01T10:50:00Z">
        <w:r w:rsidR="004971B8">
          <w:rPr>
            <w:rFonts w:ascii="Times New Roman" w:eastAsia="MS Mincho" w:hAnsi="Times New Roman" w:cs="Times New Roman"/>
            <w:spacing w:val="-1"/>
            <w:sz w:val="20"/>
            <w:szCs w:val="20"/>
          </w:rPr>
          <w:t>)</w:t>
        </w:r>
      </w:ins>
      <w:r w:rsidRPr="00CB28DF">
        <w:rPr>
          <w:rFonts w:ascii="Times New Roman" w:eastAsia="MS Mincho" w:hAnsi="Times New Roman" w:cs="Times New Roman"/>
          <w:spacing w:val="-1"/>
          <w:sz w:val="20"/>
          <w:szCs w:val="20"/>
        </w:rPr>
        <w:t xml:space="preserve"> of the </w:t>
      </w:r>
      <w:del w:id="582" w:author="SDN" w:date="2021-02-01T10:50:00Z">
        <w:r w:rsidRPr="00CB28DF" w:rsidDel="004971B8">
          <w:rPr>
            <w:rFonts w:ascii="Times New Roman" w:eastAsia="MS Mincho" w:hAnsi="Times New Roman" w:cs="Times New Roman"/>
            <w:spacing w:val="-1"/>
            <w:sz w:val="20"/>
            <w:szCs w:val="20"/>
          </w:rPr>
          <w:delText xml:space="preserve">person </w:delText>
        </w:r>
      </w:del>
      <w:ins w:id="583" w:author="SDN" w:date="2021-02-01T10:50:00Z">
        <w:r w:rsidR="004971B8">
          <w:rPr>
            <w:rFonts w:ascii="Times New Roman" w:eastAsia="MS Mincho" w:hAnsi="Times New Roman" w:cs="Times New Roman"/>
            <w:spacing w:val="-1"/>
            <w:sz w:val="20"/>
            <w:szCs w:val="20"/>
          </w:rPr>
          <w:t xml:space="preserve">user </w:t>
        </w:r>
      </w:ins>
      <w:r w:rsidRPr="00CB28DF">
        <w:rPr>
          <w:rFonts w:ascii="Times New Roman" w:eastAsia="MS Mincho" w:hAnsi="Times New Roman" w:cs="Times New Roman"/>
          <w:spacing w:val="-1"/>
          <w:sz w:val="20"/>
          <w:szCs w:val="20"/>
        </w:rPr>
        <w:t xml:space="preserve">who created the offer </w:t>
      </w:r>
      <w:del w:id="584" w:author="SDN" w:date="2021-02-01T10:50:00Z">
        <w:r w:rsidRPr="00CB28DF" w:rsidDel="004971B8">
          <w:rPr>
            <w:rFonts w:ascii="Times New Roman" w:eastAsia="MS Mincho" w:hAnsi="Times New Roman" w:cs="Times New Roman"/>
            <w:spacing w:val="-1"/>
            <w:sz w:val="20"/>
            <w:szCs w:val="20"/>
          </w:rPr>
          <w:delText xml:space="preserve">within </w:delText>
        </w:r>
      </w:del>
      <w:ins w:id="585" w:author="SDN" w:date="2021-02-01T10:50:00Z">
        <w:r w:rsidR="004971B8">
          <w:rPr>
            <w:rFonts w:ascii="Times New Roman" w:eastAsia="MS Mincho" w:hAnsi="Times New Roman" w:cs="Times New Roman"/>
            <w:spacing w:val="-1"/>
            <w:sz w:val="20"/>
            <w:szCs w:val="20"/>
          </w:rPr>
          <w:t xml:space="preserve">in </w:t>
        </w:r>
      </w:ins>
      <w:r w:rsidRPr="00CB28DF">
        <w:rPr>
          <w:rFonts w:ascii="Times New Roman" w:eastAsia="MS Mincho" w:hAnsi="Times New Roman" w:cs="Times New Roman"/>
          <w:spacing w:val="-1"/>
          <w:sz w:val="20"/>
          <w:szCs w:val="20"/>
        </w:rPr>
        <w:t>the network.</w:t>
      </w:r>
    </w:p>
    <w:p w14:paraId="7F96F453" w14:textId="4F63EE99"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586" w:author="SDN" w:date="2021-02-01T10:50: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Offer_id:</w:t>
      </w:r>
      <w:r w:rsidRPr="00CB28DF">
        <w:rPr>
          <w:rFonts w:ascii="Times New Roman" w:eastAsia="MS Mincho" w:hAnsi="Times New Roman" w:cs="Times New Roman"/>
          <w:spacing w:val="-1"/>
          <w:sz w:val="20"/>
          <w:szCs w:val="20"/>
        </w:rPr>
        <w:t xml:space="preserve"> If this f</w:t>
      </w:r>
      <w:del w:id="587" w:author="SDN" w:date="2021-02-01T10:50:00Z">
        <w:r w:rsidRPr="00CB28DF" w:rsidDel="004971B8">
          <w:rPr>
            <w:rFonts w:ascii="Times New Roman" w:eastAsia="MS Mincho" w:hAnsi="Times New Roman" w:cs="Times New Roman"/>
            <w:spacing w:val="-1"/>
            <w:sz w:val="20"/>
            <w:szCs w:val="20"/>
          </w:rPr>
          <w:delText>eature</w:delText>
        </w:r>
      </w:del>
      <w:ins w:id="588" w:author="SDN" w:date="2021-02-01T10:50:00Z">
        <w:r w:rsidR="004971B8">
          <w:rPr>
            <w:rFonts w:ascii="Times New Roman" w:eastAsia="MS Mincho" w:hAnsi="Times New Roman" w:cs="Times New Roman"/>
            <w:spacing w:val="-1"/>
            <w:sz w:val="20"/>
            <w:szCs w:val="20"/>
          </w:rPr>
          <w:t>ield</w:t>
        </w:r>
      </w:ins>
      <w:r w:rsidRPr="00CB28DF">
        <w:rPr>
          <w:rFonts w:ascii="Times New Roman" w:eastAsia="MS Mincho" w:hAnsi="Times New Roman" w:cs="Times New Roman"/>
          <w:spacing w:val="-1"/>
          <w:sz w:val="20"/>
          <w:szCs w:val="20"/>
        </w:rPr>
        <w:t xml:space="preserve"> is equal to zero, it means that this offer has just been created by the user and is included in the sales list </w:t>
      </w:r>
      <w:commentRangeStart w:id="589"/>
      <w:r w:rsidRPr="004971B8">
        <w:rPr>
          <w:rFonts w:ascii="Times New Roman" w:eastAsia="MS Mincho" w:hAnsi="Times New Roman" w:cs="Times New Roman"/>
          <w:spacing w:val="-1"/>
          <w:sz w:val="20"/>
          <w:szCs w:val="20"/>
          <w:highlight w:val="yellow"/>
          <w:rPrChange w:id="590" w:author="SDN" w:date="2021-02-01T10:51:00Z">
            <w:rPr>
              <w:rFonts w:ascii="Times New Roman" w:eastAsia="MS Mincho" w:hAnsi="Times New Roman" w:cs="Times New Roman"/>
              <w:spacing w:val="-1"/>
              <w:sz w:val="20"/>
              <w:szCs w:val="20"/>
            </w:rPr>
          </w:rPrChange>
        </w:rPr>
        <w:t>(22).</w:t>
      </w:r>
      <w:commentRangeEnd w:id="589"/>
      <w:r w:rsidR="004971B8">
        <w:rPr>
          <w:rStyle w:val="CommentReference"/>
          <w:rFonts w:ascii="Times New Roman" w:eastAsia="Times New Roman" w:hAnsi="Times New Roman" w:cs="Times New Roman"/>
        </w:rPr>
        <w:commentReference w:id="589"/>
      </w:r>
    </w:p>
    <w:p w14:paraId="5D28151A" w14:textId="78B3BAA5"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591" w:author="SDN" w:date="2021-02-01T10:56: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Created_at:</w:t>
      </w:r>
      <w:r w:rsidRPr="00CB28DF">
        <w:rPr>
          <w:rFonts w:ascii="Times New Roman" w:eastAsia="MS Mincho" w:hAnsi="Times New Roman" w:cs="Times New Roman"/>
          <w:spacing w:val="-1"/>
          <w:sz w:val="20"/>
          <w:szCs w:val="20"/>
        </w:rPr>
        <w:t xml:space="preserve"> </w:t>
      </w:r>
      <w:del w:id="592" w:author="SDN" w:date="2021-02-01T10:56:00Z">
        <w:r w:rsidRPr="00CB28DF" w:rsidDel="004971B8">
          <w:rPr>
            <w:rFonts w:ascii="Times New Roman" w:eastAsia="MS Mincho" w:hAnsi="Times New Roman" w:cs="Times New Roman"/>
            <w:spacing w:val="-1"/>
            <w:sz w:val="20"/>
            <w:szCs w:val="20"/>
          </w:rPr>
          <w:delText xml:space="preserve">Indicates </w:delText>
        </w:r>
      </w:del>
      <w:r w:rsidRPr="00CB28DF">
        <w:rPr>
          <w:rFonts w:ascii="Times New Roman" w:eastAsia="MS Mincho" w:hAnsi="Times New Roman" w:cs="Times New Roman"/>
          <w:spacing w:val="-1"/>
          <w:sz w:val="20"/>
          <w:szCs w:val="20"/>
        </w:rPr>
        <w:t xml:space="preserve">the </w:t>
      </w:r>
      <w:del w:id="593" w:author="SDN" w:date="2021-02-01T10:52:00Z">
        <w:r w:rsidRPr="00CB28DF" w:rsidDel="004971B8">
          <w:rPr>
            <w:rFonts w:ascii="Times New Roman" w:eastAsia="MS Mincho" w:hAnsi="Times New Roman" w:cs="Times New Roman"/>
            <w:spacing w:val="-1"/>
            <w:sz w:val="20"/>
            <w:szCs w:val="20"/>
          </w:rPr>
          <w:delText xml:space="preserve">time of the </w:delText>
        </w:r>
      </w:del>
      <w:r w:rsidRPr="00CB28DF">
        <w:rPr>
          <w:rFonts w:ascii="Times New Roman" w:eastAsia="MS Mincho" w:hAnsi="Times New Roman" w:cs="Times New Roman"/>
          <w:spacing w:val="-1"/>
          <w:sz w:val="20"/>
          <w:szCs w:val="20"/>
        </w:rPr>
        <w:t xml:space="preserve">creation </w:t>
      </w:r>
      <w:ins w:id="594" w:author="SDN" w:date="2021-02-01T10:52:00Z">
        <w:r w:rsidR="004971B8">
          <w:rPr>
            <w:rFonts w:ascii="Times New Roman" w:eastAsia="MS Mincho" w:hAnsi="Times New Roman" w:cs="Times New Roman"/>
            <w:spacing w:val="-1"/>
            <w:sz w:val="20"/>
            <w:szCs w:val="20"/>
          </w:rPr>
          <w:t xml:space="preserve">time </w:t>
        </w:r>
      </w:ins>
      <w:r w:rsidRPr="00CB28DF">
        <w:rPr>
          <w:rFonts w:ascii="Times New Roman" w:eastAsia="MS Mincho" w:hAnsi="Times New Roman" w:cs="Times New Roman"/>
          <w:spacing w:val="-1"/>
          <w:sz w:val="20"/>
          <w:szCs w:val="20"/>
        </w:rPr>
        <w:t>of this proposal.</w:t>
      </w:r>
    </w:p>
    <w:p w14:paraId="65BE7783" w14:textId="220C50A4"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595" w:author="SDN" w:date="2021-02-01T10:56: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Ledger_id:</w:t>
      </w:r>
      <w:r w:rsidRPr="00CB28DF">
        <w:rPr>
          <w:rFonts w:ascii="Times New Roman" w:eastAsia="MS Mincho" w:hAnsi="Times New Roman" w:cs="Times New Roman"/>
          <w:spacing w:val="-1"/>
          <w:sz w:val="20"/>
          <w:szCs w:val="20"/>
        </w:rPr>
        <w:t xml:space="preserve"> </w:t>
      </w:r>
      <w:del w:id="596" w:author="SDN" w:date="2021-02-01T10:56:00Z">
        <w:r w:rsidRPr="00CB28DF" w:rsidDel="004971B8">
          <w:rPr>
            <w:rFonts w:ascii="Times New Roman" w:eastAsia="MS Mincho" w:hAnsi="Times New Roman" w:cs="Times New Roman"/>
            <w:spacing w:val="-1"/>
            <w:sz w:val="20"/>
            <w:szCs w:val="20"/>
          </w:rPr>
          <w:delText xml:space="preserve">Indicates </w:delText>
        </w:r>
      </w:del>
      <w:r w:rsidRPr="00CB28DF">
        <w:rPr>
          <w:rFonts w:ascii="Times New Roman" w:eastAsia="MS Mincho" w:hAnsi="Times New Roman" w:cs="Times New Roman"/>
          <w:spacing w:val="-1"/>
          <w:sz w:val="20"/>
          <w:szCs w:val="20"/>
        </w:rPr>
        <w:t>the ID of the ledger in which this offer is placed.</w:t>
      </w:r>
    </w:p>
    <w:p w14:paraId="56FBBA19" w14:textId="4D7E716E"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597" w:author="SDN" w:date="2021-02-01T10:56: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Transaction_hash:</w:t>
      </w:r>
      <w:r w:rsidRPr="00CB28DF">
        <w:rPr>
          <w:rFonts w:ascii="Times New Roman" w:eastAsia="MS Mincho" w:hAnsi="Times New Roman" w:cs="Times New Roman"/>
          <w:spacing w:val="-1"/>
          <w:sz w:val="20"/>
          <w:szCs w:val="20"/>
        </w:rPr>
        <w:t xml:space="preserve"> </w:t>
      </w:r>
      <w:ins w:id="598" w:author="SDN" w:date="2021-02-01T10:55:00Z">
        <w:r w:rsidR="004971B8">
          <w:rPr>
            <w:rFonts w:ascii="Times New Roman" w:eastAsia="MS Mincho" w:hAnsi="Times New Roman" w:cs="Times New Roman"/>
            <w:spacing w:val="-1"/>
            <w:sz w:val="20"/>
            <w:szCs w:val="20"/>
          </w:rPr>
          <w:t>t</w:t>
        </w:r>
      </w:ins>
      <w:ins w:id="599" w:author="SDN" w:date="2021-02-01T10:53:00Z">
        <w:r w:rsidR="004971B8" w:rsidRPr="00CB28DF">
          <w:rPr>
            <w:rFonts w:ascii="Times New Roman" w:eastAsia="MS Mincho" w:hAnsi="Times New Roman" w:cs="Times New Roman"/>
            <w:spacing w:val="-1"/>
            <w:sz w:val="20"/>
            <w:szCs w:val="20"/>
          </w:rPr>
          <w:t>he transaction hash value (23) in which this operation belongs to.</w:t>
        </w:r>
      </w:ins>
      <w:ins w:id="600" w:author="SDN" w:date="2021-02-01T10:54:00Z">
        <w:r w:rsidR="004971B8">
          <w:rPr>
            <w:rFonts w:ascii="Times New Roman" w:eastAsia="MS Mincho" w:hAnsi="Times New Roman" w:cs="Times New Roman"/>
            <w:spacing w:val="-1"/>
            <w:sz w:val="20"/>
            <w:szCs w:val="20"/>
          </w:rPr>
          <w:t xml:space="preserve"> </w:t>
        </w:r>
      </w:ins>
      <w:del w:id="601" w:author="SDN" w:date="2021-02-01T10:54:00Z">
        <w:r w:rsidRPr="00CB28DF" w:rsidDel="004971B8">
          <w:rPr>
            <w:rFonts w:ascii="Times New Roman" w:eastAsia="MS Mincho" w:hAnsi="Times New Roman" w:cs="Times New Roman"/>
            <w:spacing w:val="-1"/>
            <w:sz w:val="20"/>
            <w:szCs w:val="20"/>
          </w:rPr>
          <w:delText>As mentioned, e</w:delText>
        </w:r>
      </w:del>
      <w:ins w:id="602" w:author="SDN" w:date="2021-02-01T10:54:00Z">
        <w:r w:rsidR="004971B8">
          <w:rPr>
            <w:rFonts w:ascii="Times New Roman" w:eastAsia="MS Mincho" w:hAnsi="Times New Roman" w:cs="Times New Roman"/>
            <w:spacing w:val="-1"/>
            <w:sz w:val="20"/>
            <w:szCs w:val="20"/>
          </w:rPr>
          <w:t>E</w:t>
        </w:r>
      </w:ins>
      <w:r w:rsidRPr="00CB28DF">
        <w:rPr>
          <w:rFonts w:ascii="Times New Roman" w:eastAsia="MS Mincho" w:hAnsi="Times New Roman" w:cs="Times New Roman"/>
          <w:spacing w:val="-1"/>
          <w:sz w:val="20"/>
          <w:szCs w:val="20"/>
        </w:rPr>
        <w:t xml:space="preserve">ach offer in the Stellar network is </w:t>
      </w:r>
      <w:del w:id="603" w:author="SDN" w:date="2021-02-01T10:54:00Z">
        <w:r w:rsidRPr="00CB28DF" w:rsidDel="004971B8">
          <w:rPr>
            <w:rFonts w:ascii="Times New Roman" w:eastAsia="MS Mincho" w:hAnsi="Times New Roman" w:cs="Times New Roman"/>
            <w:spacing w:val="-1"/>
            <w:sz w:val="20"/>
            <w:szCs w:val="20"/>
          </w:rPr>
          <w:delText xml:space="preserve">placed </w:delText>
        </w:r>
      </w:del>
      <w:ins w:id="604" w:author="SDN" w:date="2021-02-01T10:54:00Z">
        <w:r w:rsidR="004971B8">
          <w:rPr>
            <w:rFonts w:ascii="Times New Roman" w:eastAsia="MS Mincho" w:hAnsi="Times New Roman" w:cs="Times New Roman"/>
            <w:spacing w:val="-1"/>
            <w:sz w:val="20"/>
            <w:szCs w:val="20"/>
          </w:rPr>
          <w:t xml:space="preserve">included </w:t>
        </w:r>
      </w:ins>
      <w:r w:rsidRPr="00CB28DF">
        <w:rPr>
          <w:rFonts w:ascii="Times New Roman" w:eastAsia="MS Mincho" w:hAnsi="Times New Roman" w:cs="Times New Roman"/>
          <w:spacing w:val="-1"/>
          <w:sz w:val="20"/>
          <w:szCs w:val="20"/>
        </w:rPr>
        <w:t xml:space="preserve">in a transaction where each transaction is </w:t>
      </w:r>
      <w:del w:id="605" w:author="SDN" w:date="2021-02-01T10:53:00Z">
        <w:r w:rsidRPr="00CB28DF" w:rsidDel="004971B8">
          <w:rPr>
            <w:rFonts w:ascii="Times New Roman" w:eastAsia="MS Mincho" w:hAnsi="Times New Roman" w:cs="Times New Roman"/>
            <w:spacing w:val="-1"/>
            <w:sz w:val="20"/>
            <w:szCs w:val="20"/>
          </w:rPr>
          <w:delText xml:space="preserve">a </w:delText>
        </w:r>
      </w:del>
      <w:del w:id="606" w:author="SDN" w:date="2021-02-01T10:52:00Z">
        <w:r w:rsidRPr="00CB28DF" w:rsidDel="004971B8">
          <w:rPr>
            <w:rFonts w:ascii="Times New Roman" w:eastAsia="MS Mincho" w:hAnsi="Times New Roman" w:cs="Times New Roman"/>
            <w:spacing w:val="-1"/>
            <w:sz w:val="20"/>
            <w:szCs w:val="20"/>
          </w:rPr>
          <w:delText xml:space="preserve">sum </w:delText>
        </w:r>
      </w:del>
      <w:ins w:id="607" w:author="SDN" w:date="2021-02-01T10:53:00Z">
        <w:r w:rsidR="004971B8">
          <w:rPr>
            <w:rFonts w:ascii="Times New Roman" w:eastAsia="MS Mincho" w:hAnsi="Times New Roman" w:cs="Times New Roman"/>
            <w:spacing w:val="-1"/>
            <w:sz w:val="20"/>
            <w:szCs w:val="20"/>
          </w:rPr>
          <w:t xml:space="preserve">composed </w:t>
        </w:r>
      </w:ins>
      <w:r w:rsidRPr="00CB28DF">
        <w:rPr>
          <w:rFonts w:ascii="Times New Roman" w:eastAsia="MS Mincho" w:hAnsi="Times New Roman" w:cs="Times New Roman"/>
          <w:spacing w:val="-1"/>
          <w:sz w:val="20"/>
          <w:szCs w:val="20"/>
        </w:rPr>
        <w:t>of several operations</w:t>
      </w:r>
      <w:del w:id="608" w:author="SDN" w:date="2021-02-01T10:53:00Z">
        <w:r w:rsidRPr="00CB28DF" w:rsidDel="004971B8">
          <w:rPr>
            <w:rFonts w:ascii="Times New Roman" w:eastAsia="MS Mincho" w:hAnsi="Times New Roman" w:cs="Times New Roman"/>
            <w:spacing w:val="-1"/>
            <w:sz w:val="20"/>
            <w:szCs w:val="20"/>
          </w:rPr>
          <w:delText xml:space="preserve">, </w:delText>
        </w:r>
      </w:del>
      <w:ins w:id="609" w:author="SDN" w:date="2021-02-01T10:53:00Z">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ins>
      <w:del w:id="610" w:author="SDN" w:date="2021-02-01T10:53:00Z">
        <w:r w:rsidRPr="00CB28DF" w:rsidDel="004971B8">
          <w:rPr>
            <w:rFonts w:ascii="Times New Roman" w:eastAsia="MS Mincho" w:hAnsi="Times New Roman" w:cs="Times New Roman"/>
            <w:spacing w:val="-1"/>
            <w:sz w:val="20"/>
            <w:szCs w:val="20"/>
          </w:rPr>
          <w:delText>in this field the transaction hash value (23) in which this operation belongs to is placed.</w:delText>
        </w:r>
      </w:del>
    </w:p>
    <w:p w14:paraId="121F454D" w14:textId="06D2583D"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611" w:author="SDN" w:date="2021-02-01T10:56: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Selling_asset_type:</w:t>
      </w:r>
      <w:r w:rsidRPr="00CB28DF">
        <w:rPr>
          <w:rFonts w:ascii="Times New Roman" w:eastAsia="MS Mincho" w:hAnsi="Times New Roman" w:cs="Times New Roman"/>
          <w:spacing w:val="-1"/>
          <w:sz w:val="20"/>
          <w:szCs w:val="20"/>
        </w:rPr>
        <w:t xml:space="preserve"> </w:t>
      </w:r>
      <w:del w:id="612" w:author="SDN" w:date="2021-02-01T10:56:00Z">
        <w:r w:rsidRPr="00CB28DF" w:rsidDel="004971B8">
          <w:rPr>
            <w:rFonts w:ascii="Times New Roman" w:eastAsia="MS Mincho" w:hAnsi="Times New Roman" w:cs="Times New Roman"/>
            <w:spacing w:val="-1"/>
            <w:sz w:val="20"/>
            <w:szCs w:val="20"/>
          </w:rPr>
          <w:delText xml:space="preserve">Indicates </w:delText>
        </w:r>
      </w:del>
      <w:r w:rsidRPr="00CB28DF">
        <w:rPr>
          <w:rFonts w:ascii="Times New Roman" w:eastAsia="MS Mincho" w:hAnsi="Times New Roman" w:cs="Times New Roman"/>
          <w:spacing w:val="-1"/>
          <w:sz w:val="20"/>
          <w:szCs w:val="20"/>
        </w:rPr>
        <w:t xml:space="preserve">the type of asset that the bidder intends to sell. If </w:t>
      </w:r>
      <w:del w:id="613" w:author="SDN" w:date="2021-02-01T10:55:00Z">
        <w:r w:rsidRPr="00CB28DF" w:rsidDel="004971B8">
          <w:rPr>
            <w:rFonts w:ascii="Times New Roman" w:eastAsia="MS Mincho" w:hAnsi="Times New Roman" w:cs="Times New Roman"/>
            <w:spacing w:val="-1"/>
            <w:sz w:val="20"/>
            <w:szCs w:val="20"/>
          </w:rPr>
          <w:delText xml:space="preserve">its </w:delText>
        </w:r>
      </w:del>
      <w:ins w:id="614" w:author="SDN" w:date="2021-02-01T10:55:00Z">
        <w:r w:rsidR="004971B8">
          <w:rPr>
            <w:rFonts w:ascii="Times New Roman" w:eastAsia="MS Mincho" w:hAnsi="Times New Roman" w:cs="Times New Roman"/>
            <w:spacing w:val="-1"/>
            <w:sz w:val="20"/>
            <w:szCs w:val="20"/>
          </w:rPr>
          <w:t>this</w:t>
        </w:r>
        <w:r w:rsidR="004971B8" w:rsidRPr="00CB28DF">
          <w:rPr>
            <w:rFonts w:ascii="Times New Roman" w:eastAsia="MS Mincho" w:hAnsi="Times New Roman" w:cs="Times New Roman"/>
            <w:spacing w:val="-1"/>
            <w:sz w:val="20"/>
            <w:szCs w:val="20"/>
          </w:rPr>
          <w:t xml:space="preserve"> </w:t>
        </w:r>
      </w:ins>
      <w:r w:rsidRPr="00CB28DF">
        <w:rPr>
          <w:rFonts w:ascii="Times New Roman" w:eastAsia="MS Mincho" w:hAnsi="Times New Roman" w:cs="Times New Roman"/>
          <w:spacing w:val="-1"/>
          <w:sz w:val="20"/>
          <w:szCs w:val="20"/>
        </w:rPr>
        <w:t xml:space="preserve">value is equal to the native </w:t>
      </w:r>
      <w:del w:id="615" w:author="SDN" w:date="2021-02-01T10:55:00Z">
        <w:r w:rsidRPr="00CB28DF" w:rsidDel="004971B8">
          <w:rPr>
            <w:rFonts w:ascii="Times New Roman" w:eastAsia="MS Mincho" w:hAnsi="Times New Roman" w:cs="Times New Roman"/>
            <w:spacing w:val="-1"/>
            <w:sz w:val="20"/>
            <w:szCs w:val="20"/>
          </w:rPr>
          <w:delText xml:space="preserve">value </w:delText>
        </w:r>
      </w:del>
      <w:ins w:id="616" w:author="SDN" w:date="2021-02-01T10:55:00Z">
        <w:r w:rsidR="004971B8">
          <w:rPr>
            <w:rFonts w:ascii="Times New Roman" w:eastAsia="MS Mincho" w:hAnsi="Times New Roman" w:cs="Times New Roman"/>
            <w:spacing w:val="-1"/>
            <w:sz w:val="20"/>
            <w:szCs w:val="20"/>
          </w:rPr>
          <w:t>asset type</w:t>
        </w:r>
        <w:r w:rsidR="004971B8" w:rsidRPr="00CB28DF">
          <w:rPr>
            <w:rFonts w:ascii="Times New Roman" w:eastAsia="MS Mincho" w:hAnsi="Times New Roman" w:cs="Times New Roman"/>
            <w:spacing w:val="-1"/>
            <w:sz w:val="20"/>
            <w:szCs w:val="20"/>
          </w:rPr>
          <w:t xml:space="preserve"> </w:t>
        </w:r>
      </w:ins>
      <w:r w:rsidRPr="00CB28DF">
        <w:rPr>
          <w:rFonts w:ascii="Times New Roman" w:eastAsia="MS Mincho" w:hAnsi="Times New Roman" w:cs="Times New Roman"/>
          <w:spacing w:val="-1"/>
          <w:sz w:val="20"/>
          <w:szCs w:val="20"/>
        </w:rPr>
        <w:t>(24) within the Stellar network, the next two fields have no value.</w:t>
      </w:r>
    </w:p>
    <w:p w14:paraId="54B243E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Selling_asset_code:</w:t>
      </w:r>
      <w:r w:rsidRPr="00CB28DF">
        <w:rPr>
          <w:rFonts w:ascii="Times New Roman" w:eastAsia="MS Mincho" w:hAnsi="Times New Roman" w:cs="Times New Roman"/>
          <w:spacing w:val="-1"/>
          <w:sz w:val="20"/>
          <w:szCs w:val="20"/>
        </w:rPr>
        <w:t xml:space="preserve"> The code of the asset to be sold.</w:t>
      </w:r>
    </w:p>
    <w:p w14:paraId="55E315AF" w14:textId="33AC1EA4"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617" w:author="SDN" w:date="2021-02-01T10:56: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Selling_asset_issuer:</w:t>
      </w:r>
      <w:r w:rsidRPr="00CB28DF">
        <w:rPr>
          <w:rFonts w:ascii="Times New Roman" w:eastAsia="MS Mincho" w:hAnsi="Times New Roman" w:cs="Times New Roman"/>
          <w:spacing w:val="-1"/>
          <w:sz w:val="20"/>
          <w:szCs w:val="20"/>
        </w:rPr>
        <w:t xml:space="preserve"> </w:t>
      </w:r>
      <w:del w:id="618" w:author="SDN" w:date="2021-02-01T10:56:00Z">
        <w:r w:rsidRPr="00CB28DF" w:rsidDel="004971B8">
          <w:rPr>
            <w:rFonts w:ascii="Times New Roman" w:eastAsia="MS Mincho" w:hAnsi="Times New Roman" w:cs="Times New Roman"/>
            <w:spacing w:val="-1"/>
            <w:sz w:val="20"/>
            <w:szCs w:val="20"/>
          </w:rPr>
          <w:delText>Is t</w:delText>
        </w:r>
      </w:del>
      <w:ins w:id="619" w:author="SDN" w:date="2021-02-01T10:56:00Z">
        <w:r w:rsidR="004971B8">
          <w:rPr>
            <w:rFonts w:ascii="Times New Roman" w:eastAsia="MS Mincho" w:hAnsi="Times New Roman" w:cs="Times New Roman"/>
            <w:spacing w:val="-1"/>
            <w:sz w:val="20"/>
            <w:szCs w:val="20"/>
          </w:rPr>
          <w:t>T</w:t>
        </w:r>
      </w:ins>
      <w:r w:rsidRPr="00CB28DF">
        <w:rPr>
          <w:rFonts w:ascii="Times New Roman" w:eastAsia="MS Mincho" w:hAnsi="Times New Roman" w:cs="Times New Roman"/>
          <w:spacing w:val="-1"/>
          <w:sz w:val="20"/>
          <w:szCs w:val="20"/>
        </w:rPr>
        <w:t xml:space="preserve">he </w:t>
      </w:r>
      <w:del w:id="620" w:author="SDN" w:date="2021-02-01T10:56:00Z">
        <w:r w:rsidRPr="00CB28DF" w:rsidDel="004971B8">
          <w:rPr>
            <w:rFonts w:ascii="Times New Roman" w:eastAsia="MS Mincho" w:hAnsi="Times New Roman" w:cs="Times New Roman"/>
            <w:spacing w:val="-1"/>
            <w:sz w:val="20"/>
            <w:szCs w:val="20"/>
          </w:rPr>
          <w:delText xml:space="preserve">identity </w:delText>
        </w:r>
      </w:del>
      <w:ins w:id="621" w:author="SDN" w:date="2021-02-01T10:56:00Z">
        <w:r w:rsidR="004971B8">
          <w:rPr>
            <w:rFonts w:ascii="Times New Roman" w:eastAsia="MS Mincho" w:hAnsi="Times New Roman" w:cs="Times New Roman"/>
            <w:spacing w:val="-1"/>
            <w:sz w:val="20"/>
            <w:szCs w:val="20"/>
          </w:rPr>
          <w:t xml:space="preserve">ID </w:t>
        </w:r>
      </w:ins>
      <w:r w:rsidRPr="00CB28DF">
        <w:rPr>
          <w:rFonts w:ascii="Times New Roman" w:eastAsia="MS Mincho" w:hAnsi="Times New Roman" w:cs="Times New Roman"/>
          <w:spacing w:val="-1"/>
          <w:sz w:val="20"/>
          <w:szCs w:val="20"/>
        </w:rPr>
        <w:t xml:space="preserve">of the </w:t>
      </w:r>
      <w:del w:id="622" w:author="SDN" w:date="2021-02-01T10:56:00Z">
        <w:r w:rsidRPr="00CB28DF" w:rsidDel="004971B8">
          <w:rPr>
            <w:rFonts w:ascii="Times New Roman" w:eastAsia="MS Mincho" w:hAnsi="Times New Roman" w:cs="Times New Roman"/>
            <w:spacing w:val="-1"/>
            <w:sz w:val="20"/>
            <w:szCs w:val="20"/>
          </w:rPr>
          <w:delText xml:space="preserve">person </w:delText>
        </w:r>
      </w:del>
      <w:ins w:id="623" w:author="SDN" w:date="2021-02-01T10:56:00Z">
        <w:r w:rsidR="004971B8">
          <w:rPr>
            <w:rFonts w:ascii="Times New Roman" w:eastAsia="MS Mincho" w:hAnsi="Times New Roman" w:cs="Times New Roman"/>
            <w:spacing w:val="-1"/>
            <w:sz w:val="20"/>
            <w:szCs w:val="20"/>
          </w:rPr>
          <w:t xml:space="preserve">user </w:t>
        </w:r>
      </w:ins>
      <w:r w:rsidRPr="00CB28DF">
        <w:rPr>
          <w:rFonts w:ascii="Times New Roman" w:eastAsia="MS Mincho" w:hAnsi="Times New Roman" w:cs="Times New Roman"/>
          <w:spacing w:val="-1"/>
          <w:sz w:val="20"/>
          <w:szCs w:val="20"/>
        </w:rPr>
        <w:t xml:space="preserve">who created this asset on the network. Due to the structure of the Stellar network, any asset can be created by a user and transferred through </w:t>
      </w:r>
      <w:del w:id="624" w:author="SDN" w:date="2021-02-01T10:56:00Z">
        <w:r w:rsidRPr="00CB28DF" w:rsidDel="004971B8">
          <w:rPr>
            <w:rFonts w:ascii="Times New Roman" w:eastAsia="MS Mincho" w:hAnsi="Times New Roman" w:cs="Times New Roman"/>
            <w:spacing w:val="-1"/>
            <w:sz w:val="20"/>
            <w:szCs w:val="20"/>
          </w:rPr>
          <w:delText xml:space="preserve">the </w:delText>
        </w:r>
      </w:del>
      <w:ins w:id="625" w:author="SDN" w:date="2021-02-01T10:56:00Z">
        <w:r w:rsidR="004971B8">
          <w:rPr>
            <w:rFonts w:ascii="Times New Roman" w:eastAsia="MS Mincho" w:hAnsi="Times New Roman" w:cs="Times New Roman"/>
            <w:spacing w:val="-1"/>
            <w:sz w:val="20"/>
            <w:szCs w:val="20"/>
          </w:rPr>
          <w:t xml:space="preserve">an </w:t>
        </w:r>
      </w:ins>
      <w:r w:rsidRPr="00CB28DF">
        <w:rPr>
          <w:rFonts w:ascii="Times New Roman" w:eastAsia="MS Mincho" w:hAnsi="Times New Roman" w:cs="Times New Roman"/>
          <w:spacing w:val="-1"/>
          <w:sz w:val="20"/>
          <w:szCs w:val="20"/>
        </w:rPr>
        <w:t>anchor (25) that exist</w:t>
      </w:r>
      <w:ins w:id="626" w:author="SDN" w:date="2021-02-01T10:56:00Z">
        <w:r w:rsidR="004971B8">
          <w:rPr>
            <w:rFonts w:ascii="Times New Roman" w:eastAsia="MS Mincho" w:hAnsi="Times New Roman" w:cs="Times New Roman"/>
            <w:spacing w:val="-1"/>
            <w:sz w:val="20"/>
            <w:szCs w:val="20"/>
          </w:rPr>
          <w:t>s</w:t>
        </w:r>
      </w:ins>
      <w:r w:rsidRPr="00CB28DF">
        <w:rPr>
          <w:rFonts w:ascii="Times New Roman" w:eastAsia="MS Mincho" w:hAnsi="Times New Roman" w:cs="Times New Roman"/>
          <w:spacing w:val="-1"/>
          <w:sz w:val="20"/>
          <w:szCs w:val="20"/>
        </w:rPr>
        <w:t xml:space="preserve"> in the network. In other words, the anchors have the role of confirming the transfers in the network.</w:t>
      </w:r>
    </w:p>
    <w:p w14:paraId="03C3B996" w14:textId="35A10B09"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627" w:author="SDN" w:date="2021-02-01T10:57: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Amount:</w:t>
      </w:r>
      <w:r w:rsidRPr="00CB28DF">
        <w:rPr>
          <w:rFonts w:ascii="Times New Roman" w:eastAsia="MS Mincho" w:hAnsi="Times New Roman" w:cs="Times New Roman"/>
          <w:spacing w:val="-1"/>
          <w:sz w:val="20"/>
          <w:szCs w:val="20"/>
        </w:rPr>
        <w:t xml:space="preserve"> </w:t>
      </w:r>
      <w:del w:id="628" w:author="SDN" w:date="2021-02-01T10:57:00Z">
        <w:r w:rsidRPr="00CB28DF" w:rsidDel="004971B8">
          <w:rPr>
            <w:rFonts w:ascii="Times New Roman" w:eastAsia="MS Mincho" w:hAnsi="Times New Roman" w:cs="Times New Roman"/>
            <w:spacing w:val="-1"/>
            <w:sz w:val="20"/>
            <w:szCs w:val="20"/>
          </w:rPr>
          <w:delText>Indicates t</w:delText>
        </w:r>
      </w:del>
      <w:ins w:id="629" w:author="SDN" w:date="2021-02-01T10:57:00Z">
        <w:r w:rsidR="004971B8">
          <w:rPr>
            <w:rFonts w:ascii="Times New Roman" w:eastAsia="MS Mincho" w:hAnsi="Times New Roman" w:cs="Times New Roman"/>
            <w:spacing w:val="-1"/>
            <w:sz w:val="20"/>
            <w:szCs w:val="20"/>
          </w:rPr>
          <w:t>T</w:t>
        </w:r>
      </w:ins>
      <w:r w:rsidRPr="00CB28DF">
        <w:rPr>
          <w:rFonts w:ascii="Times New Roman" w:eastAsia="MS Mincho" w:hAnsi="Times New Roman" w:cs="Times New Roman"/>
          <w:spacing w:val="-1"/>
          <w:sz w:val="20"/>
          <w:szCs w:val="20"/>
        </w:rPr>
        <w:t>he amount of the asset that the bidder provides for sale.</w:t>
      </w:r>
    </w:p>
    <w:p w14:paraId="06B36F43" w14:textId="64967D2B"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630" w:author="SDN" w:date="2021-02-01T10:58: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Price_r {n,d}:</w:t>
      </w:r>
      <w:r w:rsidR="00B53B2B">
        <w:rPr>
          <w:rFonts w:ascii="Times New Roman" w:eastAsia="MS Mincho" w:hAnsi="Times New Roman" w:cs="Times New Roman"/>
          <w:spacing w:val="-1"/>
          <w:sz w:val="20"/>
          <w:szCs w:val="20"/>
        </w:rPr>
        <w:t xml:space="preserve"> </w:t>
      </w:r>
      <w:ins w:id="631" w:author="SDN" w:date="2021-02-01T10:58:00Z">
        <w:r w:rsidR="004971B8">
          <w:rPr>
            <w:rFonts w:ascii="Times New Roman" w:eastAsia="MS Mincho" w:hAnsi="Times New Roman" w:cs="Times New Roman"/>
            <w:spacing w:val="-1"/>
            <w:sz w:val="20"/>
            <w:szCs w:val="20"/>
          </w:rPr>
          <w:t>T</w:t>
        </w:r>
      </w:ins>
      <w:ins w:id="632" w:author="SDN" w:date="2021-02-01T10:57:00Z">
        <w:r w:rsidR="004971B8" w:rsidRPr="00CB28DF">
          <w:rPr>
            <w:rFonts w:ascii="Times New Roman" w:eastAsia="MS Mincho" w:hAnsi="Times New Roman" w:cs="Times New Roman"/>
            <w:spacing w:val="-1"/>
            <w:sz w:val="20"/>
            <w:szCs w:val="20"/>
          </w:rPr>
          <w:t>he value of the asset being sold versus the asset being purchased</w:t>
        </w:r>
      </w:ins>
      <w:ins w:id="633" w:author="SDN" w:date="2021-02-01T10:58:00Z">
        <w:r w:rsidR="004971B8">
          <w:rPr>
            <w:rFonts w:ascii="Times New Roman" w:eastAsia="MS Mincho" w:hAnsi="Times New Roman" w:cs="Times New Roman"/>
            <w:spacing w:val="-1"/>
            <w:sz w:val="20"/>
            <w:szCs w:val="20"/>
          </w:rPr>
          <w:t>.</w:t>
        </w:r>
      </w:ins>
      <w:ins w:id="634" w:author="SDN" w:date="2021-02-01T10:57:00Z">
        <w:r w:rsidR="004971B8" w:rsidRPr="00CB28DF">
          <w:rPr>
            <w:rFonts w:ascii="Times New Roman" w:eastAsia="MS Mincho" w:hAnsi="Times New Roman" w:cs="Times New Roman"/>
            <w:spacing w:val="-1"/>
            <w:sz w:val="20"/>
            <w:szCs w:val="20"/>
          </w:rPr>
          <w:t xml:space="preserve"> </w:t>
        </w:r>
      </w:ins>
      <w:r w:rsidRPr="00CB28DF">
        <w:rPr>
          <w:rFonts w:ascii="Times New Roman" w:eastAsia="MS Mincho" w:hAnsi="Times New Roman" w:cs="Times New Roman"/>
          <w:spacing w:val="-1"/>
          <w:sz w:val="20"/>
          <w:szCs w:val="20"/>
        </w:rPr>
        <w:t>This property consists of two values, n and d</w:t>
      </w:r>
      <w:del w:id="635" w:author="SDN" w:date="2021-02-01T10:58:00Z">
        <w:r w:rsidRPr="00CB28DF" w:rsidDel="004971B8">
          <w:rPr>
            <w:rFonts w:ascii="Times New Roman" w:eastAsia="MS Mincho" w:hAnsi="Times New Roman" w:cs="Times New Roman"/>
            <w:spacing w:val="-1"/>
            <w:sz w:val="20"/>
            <w:szCs w:val="20"/>
          </w:rPr>
          <w:delText>, and is</w:delText>
        </w:r>
      </w:del>
      <w:del w:id="636" w:author="SDN" w:date="2021-02-01T10:57:00Z">
        <w:r w:rsidRPr="00CB28DF" w:rsidDel="004971B8">
          <w:rPr>
            <w:rFonts w:ascii="Times New Roman" w:eastAsia="MS Mincho" w:hAnsi="Times New Roman" w:cs="Times New Roman"/>
            <w:spacing w:val="-1"/>
            <w:sz w:val="20"/>
            <w:szCs w:val="20"/>
          </w:rPr>
          <w:delText xml:space="preserve"> the value of the asset being sold versus the asset being purchased</w:delText>
        </w:r>
      </w:del>
      <w:r w:rsidRPr="00CB28DF">
        <w:rPr>
          <w:rFonts w:ascii="Times New Roman" w:eastAsia="MS Mincho" w:hAnsi="Times New Roman" w:cs="Times New Roman"/>
          <w:spacing w:val="-1"/>
          <w:sz w:val="20"/>
          <w:szCs w:val="20"/>
        </w:rPr>
        <w:t xml:space="preserve">. For example, if a </w:t>
      </w:r>
      <w:del w:id="637" w:author="SDN" w:date="2021-02-01T11:11:00Z">
        <w:r w:rsidRPr="00CB28DF" w:rsidDel="00AE7164">
          <w:rPr>
            <w:rFonts w:ascii="Times New Roman" w:eastAsia="MS Mincho" w:hAnsi="Times New Roman" w:cs="Times New Roman"/>
            <w:spacing w:val="-1"/>
            <w:sz w:val="20"/>
            <w:szCs w:val="20"/>
          </w:rPr>
          <w:delText>person</w:delText>
        </w:r>
      </w:del>
      <w:ins w:id="638" w:author="SDN" w:date="2021-02-01T11:11:00Z">
        <w:r w:rsidR="00AE7164">
          <w:rPr>
            <w:rFonts w:ascii="Times New Roman" w:eastAsia="MS Mincho" w:hAnsi="Times New Roman" w:cs="Times New Roman"/>
            <w:spacing w:val="-1"/>
            <w:sz w:val="20"/>
            <w:szCs w:val="20"/>
          </w:rPr>
          <w:t>user</w:t>
        </w:r>
      </w:ins>
      <w:r w:rsidRPr="00CB28DF">
        <w:rPr>
          <w:rFonts w:ascii="Times New Roman" w:eastAsia="MS Mincho" w:hAnsi="Times New Roman" w:cs="Times New Roman"/>
          <w:spacing w:val="-1"/>
          <w:sz w:val="20"/>
          <w:szCs w:val="20"/>
        </w:rPr>
        <w:t xml:space="preserve"> wants to sell 1 Bitcoin (BTC) for 100 Ether</w:t>
      </w:r>
      <w:del w:id="639" w:author="SDN" w:date="2021-02-01T10:58:00Z">
        <w:r w:rsidRPr="00CB28DF" w:rsidDel="004971B8">
          <w:rPr>
            <w:rFonts w:ascii="Times New Roman" w:eastAsia="MS Mincho" w:hAnsi="Times New Roman" w:cs="Times New Roman"/>
            <w:spacing w:val="-1"/>
            <w:sz w:val="20"/>
            <w:szCs w:val="20"/>
          </w:rPr>
          <w:delText xml:space="preserve">eum </w:delText>
        </w:r>
      </w:del>
      <w:ins w:id="640" w:author="SDN" w:date="2021-02-01T10:58:00Z">
        <w:r w:rsidR="004971B8">
          <w:rPr>
            <w:rFonts w:ascii="Times New Roman" w:eastAsia="MS Mincho" w:hAnsi="Times New Roman" w:cs="Times New Roman"/>
            <w:spacing w:val="-1"/>
            <w:sz w:val="20"/>
            <w:szCs w:val="20"/>
          </w:rPr>
          <w:t xml:space="preserve"> </w:t>
        </w:r>
      </w:ins>
      <w:r w:rsidRPr="00CB28DF">
        <w:rPr>
          <w:rFonts w:ascii="Times New Roman" w:eastAsia="MS Mincho" w:hAnsi="Times New Roman" w:cs="Times New Roman"/>
          <w:spacing w:val="-1"/>
          <w:sz w:val="20"/>
          <w:szCs w:val="20"/>
        </w:rPr>
        <w:t>(ETH), the value of this f</w:t>
      </w:r>
      <w:ins w:id="641" w:author="SDN" w:date="2021-02-01T10:58:00Z">
        <w:r w:rsidR="004971B8">
          <w:rPr>
            <w:rFonts w:ascii="Times New Roman" w:eastAsia="MS Mincho" w:hAnsi="Times New Roman" w:cs="Times New Roman"/>
            <w:spacing w:val="-1"/>
            <w:sz w:val="20"/>
            <w:szCs w:val="20"/>
          </w:rPr>
          <w:t>ield</w:t>
        </w:r>
      </w:ins>
      <w:del w:id="642" w:author="SDN" w:date="2021-02-01T10:58:00Z">
        <w:r w:rsidRPr="00CB28DF" w:rsidDel="004971B8">
          <w:rPr>
            <w:rFonts w:ascii="Times New Roman" w:eastAsia="MS Mincho" w:hAnsi="Times New Roman" w:cs="Times New Roman"/>
            <w:spacing w:val="-1"/>
            <w:sz w:val="20"/>
            <w:szCs w:val="20"/>
          </w:rPr>
          <w:delText>eature</w:delText>
        </w:r>
      </w:del>
      <w:r w:rsidRPr="00CB28DF">
        <w:rPr>
          <w:rFonts w:ascii="Times New Roman" w:eastAsia="MS Mincho" w:hAnsi="Times New Roman" w:cs="Times New Roman"/>
          <w:spacing w:val="-1"/>
          <w:sz w:val="20"/>
          <w:szCs w:val="20"/>
        </w:rPr>
        <w:t xml:space="preserve"> is {1,100}.</w:t>
      </w:r>
    </w:p>
    <w:p w14:paraId="2CC0008F" w14:textId="370AE9F0"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643" w:author="SDN" w:date="2021-02-01T10:59: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Price:</w:t>
      </w:r>
      <w:r w:rsidRPr="00CB28DF">
        <w:rPr>
          <w:rFonts w:ascii="Times New Roman" w:eastAsia="MS Mincho" w:hAnsi="Times New Roman" w:cs="Times New Roman"/>
          <w:spacing w:val="-1"/>
          <w:sz w:val="20"/>
          <w:szCs w:val="20"/>
        </w:rPr>
        <w:t xml:space="preserve"> </w:t>
      </w:r>
      <w:del w:id="644" w:author="SDN" w:date="2021-02-01T10:59:00Z">
        <w:r w:rsidRPr="00CB28DF" w:rsidDel="004971B8">
          <w:rPr>
            <w:rFonts w:ascii="Times New Roman" w:eastAsia="MS Mincho" w:hAnsi="Times New Roman" w:cs="Times New Roman"/>
            <w:spacing w:val="-1"/>
            <w:sz w:val="20"/>
            <w:szCs w:val="20"/>
          </w:rPr>
          <w:delText>This field is created by m</w:delText>
        </w:r>
      </w:del>
      <w:ins w:id="645" w:author="SDN" w:date="2021-02-01T10:59:00Z">
        <w:r w:rsidR="004971B8">
          <w:rPr>
            <w:rFonts w:ascii="Times New Roman" w:eastAsia="MS Mincho" w:hAnsi="Times New Roman" w:cs="Times New Roman"/>
            <w:spacing w:val="-1"/>
            <w:sz w:val="20"/>
            <w:szCs w:val="20"/>
          </w:rPr>
          <w:t>M</w:t>
        </w:r>
      </w:ins>
      <w:r w:rsidRPr="00CB28DF">
        <w:rPr>
          <w:rFonts w:ascii="Times New Roman" w:eastAsia="MS Mincho" w:hAnsi="Times New Roman" w:cs="Times New Roman"/>
          <w:spacing w:val="-1"/>
          <w:sz w:val="20"/>
          <w:szCs w:val="20"/>
        </w:rPr>
        <w:t>ultipl</w:t>
      </w:r>
      <w:ins w:id="646" w:author="SDN" w:date="2021-02-01T10:59:00Z">
        <w:r w:rsidR="004971B8">
          <w:rPr>
            <w:rFonts w:ascii="Times New Roman" w:eastAsia="MS Mincho" w:hAnsi="Times New Roman" w:cs="Times New Roman"/>
            <w:spacing w:val="-1"/>
            <w:sz w:val="20"/>
            <w:szCs w:val="20"/>
          </w:rPr>
          <w:t>ication of</w:t>
        </w:r>
      </w:ins>
      <w:del w:id="647" w:author="SDN" w:date="2021-02-01T10:59:00Z">
        <w:r w:rsidRPr="00CB28DF" w:rsidDel="004971B8">
          <w:rPr>
            <w:rFonts w:ascii="Times New Roman" w:eastAsia="MS Mincho" w:hAnsi="Times New Roman" w:cs="Times New Roman"/>
            <w:spacing w:val="-1"/>
            <w:sz w:val="20"/>
            <w:szCs w:val="20"/>
          </w:rPr>
          <w:delText>ying</w:delText>
        </w:r>
      </w:del>
      <w:r w:rsidRPr="00CB28DF">
        <w:rPr>
          <w:rFonts w:ascii="Times New Roman" w:eastAsia="MS Mincho" w:hAnsi="Times New Roman" w:cs="Times New Roman"/>
          <w:spacing w:val="-1"/>
          <w:sz w:val="20"/>
          <w:szCs w:val="20"/>
        </w:rPr>
        <w:t xml:space="preserve"> </w:t>
      </w:r>
      <w:ins w:id="648" w:author="SDN" w:date="2021-02-01T10:59:00Z">
        <w:r w:rsidR="004971B8">
          <w:rPr>
            <w:rFonts w:ascii="Times New Roman" w:eastAsia="MS Mincho" w:hAnsi="Times New Roman" w:cs="Times New Roman"/>
            <w:spacing w:val="-1"/>
            <w:sz w:val="20"/>
            <w:szCs w:val="20"/>
          </w:rPr>
          <w:t xml:space="preserve">the </w:t>
        </w:r>
      </w:ins>
      <w:r w:rsidRPr="00CB28DF">
        <w:rPr>
          <w:rFonts w:ascii="Times New Roman" w:eastAsia="MS Mincho" w:hAnsi="Times New Roman" w:cs="Times New Roman"/>
          <w:spacing w:val="-1"/>
          <w:sz w:val="20"/>
          <w:szCs w:val="20"/>
        </w:rPr>
        <w:t>two n properties in the price_r field by the amount field.</w:t>
      </w:r>
    </w:p>
    <w:p w14:paraId="5CE22FA9" w14:textId="7CAD10BB" w:rsidR="00CB28DF" w:rsidRPr="00CB28DF" w:rsidRDefault="00CB28DF" w:rsidP="004971B8">
      <w:pPr>
        <w:pStyle w:val="ListParagraph"/>
        <w:numPr>
          <w:ilvl w:val="0"/>
          <w:numId w:val="15"/>
        </w:numPr>
        <w:jc w:val="both"/>
        <w:rPr>
          <w:rFonts w:ascii="Times New Roman" w:eastAsia="MS Mincho" w:hAnsi="Times New Roman" w:cs="Times New Roman"/>
          <w:spacing w:val="-1"/>
          <w:sz w:val="20"/>
          <w:szCs w:val="20"/>
        </w:rPr>
        <w:pPrChange w:id="649" w:author="SDN" w:date="2021-02-01T10:59: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t>Buying_asset_type:</w:t>
      </w:r>
      <w:r w:rsidRPr="00CB28DF">
        <w:rPr>
          <w:rFonts w:ascii="Times New Roman" w:eastAsia="MS Mincho" w:hAnsi="Times New Roman" w:cs="Times New Roman"/>
          <w:spacing w:val="-1"/>
          <w:sz w:val="20"/>
          <w:szCs w:val="20"/>
        </w:rPr>
        <w:t xml:space="preserve"> </w:t>
      </w:r>
      <w:del w:id="650" w:author="SDN" w:date="2021-02-01T10:59:00Z">
        <w:r w:rsidRPr="00CB28DF" w:rsidDel="004971B8">
          <w:rPr>
            <w:rFonts w:ascii="Times New Roman" w:eastAsia="MS Mincho" w:hAnsi="Times New Roman" w:cs="Times New Roman"/>
            <w:spacing w:val="-1"/>
            <w:sz w:val="20"/>
            <w:szCs w:val="20"/>
          </w:rPr>
          <w:delText>Indicates t</w:delText>
        </w:r>
      </w:del>
      <w:ins w:id="651" w:author="SDN" w:date="2021-02-01T10:59:00Z">
        <w:r w:rsidR="004971B8">
          <w:rPr>
            <w:rFonts w:ascii="Times New Roman" w:eastAsia="MS Mincho" w:hAnsi="Times New Roman" w:cs="Times New Roman"/>
            <w:spacing w:val="-1"/>
            <w:sz w:val="20"/>
            <w:szCs w:val="20"/>
          </w:rPr>
          <w:t>T</w:t>
        </w:r>
      </w:ins>
      <w:r w:rsidRPr="00CB28DF">
        <w:rPr>
          <w:rFonts w:ascii="Times New Roman" w:eastAsia="MS Mincho" w:hAnsi="Times New Roman" w:cs="Times New Roman"/>
          <w:spacing w:val="-1"/>
          <w:sz w:val="20"/>
          <w:szCs w:val="20"/>
        </w:rPr>
        <w:t>he type of the asset that the bidder intends to receive in return for the asset he</w:t>
      </w:r>
      <w:ins w:id="652" w:author="SDN" w:date="2021-02-01T11:00:00Z">
        <w:r w:rsidR="004971B8">
          <w:rPr>
            <w:rFonts w:ascii="Times New Roman" w:eastAsia="MS Mincho" w:hAnsi="Times New Roman" w:cs="Times New Roman"/>
            <w:spacing w:val="-1"/>
            <w:sz w:val="20"/>
            <w:szCs w:val="20"/>
          </w:rPr>
          <w:t>/she</w:t>
        </w:r>
      </w:ins>
      <w:r w:rsidRPr="00CB28DF">
        <w:rPr>
          <w:rFonts w:ascii="Times New Roman" w:eastAsia="MS Mincho" w:hAnsi="Times New Roman" w:cs="Times New Roman"/>
          <w:spacing w:val="-1"/>
          <w:sz w:val="20"/>
          <w:szCs w:val="20"/>
        </w:rPr>
        <w:t xml:space="preserve"> is selling. If the value is equal to the native asset within the Stellar network, the next two fields have no value. </w:t>
      </w:r>
    </w:p>
    <w:p w14:paraId="6C4B4BB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Selling_asset_code:</w:t>
      </w:r>
      <w:r w:rsidRPr="00CB28DF">
        <w:rPr>
          <w:rFonts w:ascii="Times New Roman" w:eastAsia="MS Mincho" w:hAnsi="Times New Roman" w:cs="Times New Roman"/>
          <w:spacing w:val="-1"/>
          <w:sz w:val="20"/>
          <w:szCs w:val="20"/>
        </w:rPr>
        <w:t xml:space="preserve"> The code of the asset to be sold.</w:t>
      </w:r>
    </w:p>
    <w:p w14:paraId="1FA3DBAF"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Buying_asset_code:</w:t>
      </w:r>
      <w:r w:rsidRPr="00CB28DF">
        <w:rPr>
          <w:rFonts w:ascii="Times New Roman" w:eastAsia="MS Mincho" w:hAnsi="Times New Roman" w:cs="Times New Roman"/>
          <w:spacing w:val="-1"/>
          <w:sz w:val="20"/>
          <w:szCs w:val="20"/>
        </w:rPr>
        <w:t xml:space="preserve"> The asset code that the bidder wants to receive.</w:t>
      </w:r>
    </w:p>
    <w:p w14:paraId="6C2F9154" w14:textId="7AEC9829" w:rsidR="00CB28DF" w:rsidRDefault="00CB28DF" w:rsidP="00681BE4">
      <w:pPr>
        <w:pStyle w:val="ListParagraph"/>
        <w:numPr>
          <w:ilvl w:val="0"/>
          <w:numId w:val="15"/>
        </w:numPr>
        <w:jc w:val="both"/>
        <w:rPr>
          <w:ins w:id="653" w:author="SDN" w:date="2021-02-01T11:03:00Z"/>
          <w:rFonts w:ascii="Times New Roman" w:eastAsia="MS Mincho" w:hAnsi="Times New Roman" w:cs="Times New Roman"/>
          <w:spacing w:val="-1"/>
          <w:sz w:val="20"/>
          <w:szCs w:val="20"/>
        </w:rPr>
        <w:pPrChange w:id="654" w:author="SDN" w:date="2021-02-01T11:00:00Z">
          <w:pPr>
            <w:pStyle w:val="ListParagraph"/>
            <w:numPr>
              <w:numId w:val="15"/>
            </w:numPr>
            <w:ind w:hanging="360"/>
            <w:jc w:val="both"/>
          </w:pPr>
        </w:pPrChange>
      </w:pPr>
      <w:r w:rsidRPr="00B53B2B">
        <w:rPr>
          <w:rFonts w:ascii="Times New Roman" w:eastAsia="MS Mincho" w:hAnsi="Times New Roman" w:cs="Times New Roman"/>
          <w:b/>
          <w:bCs/>
          <w:spacing w:val="-1"/>
          <w:sz w:val="20"/>
          <w:szCs w:val="20"/>
        </w:rPr>
        <w:lastRenderedPageBreak/>
        <w:t>Buying_asset_issue:</w:t>
      </w:r>
      <w:r w:rsidRPr="00CB28DF">
        <w:rPr>
          <w:rFonts w:ascii="Times New Roman" w:eastAsia="MS Mincho" w:hAnsi="Times New Roman" w:cs="Times New Roman"/>
          <w:spacing w:val="-1"/>
          <w:sz w:val="20"/>
          <w:szCs w:val="20"/>
        </w:rPr>
        <w:t xml:space="preserve"> </w:t>
      </w:r>
      <w:del w:id="655" w:author="SDN" w:date="2021-02-01T11:00:00Z">
        <w:r w:rsidRPr="00CB28DF" w:rsidDel="00681BE4">
          <w:rPr>
            <w:rFonts w:ascii="Times New Roman" w:eastAsia="MS Mincho" w:hAnsi="Times New Roman" w:cs="Times New Roman"/>
            <w:spacing w:val="-1"/>
            <w:sz w:val="20"/>
            <w:szCs w:val="20"/>
          </w:rPr>
          <w:delText>It is t</w:delText>
        </w:r>
      </w:del>
      <w:ins w:id="656" w:author="SDN" w:date="2021-02-01T11:00:00Z">
        <w:r w:rsidR="00681BE4">
          <w:rPr>
            <w:rFonts w:ascii="Times New Roman" w:eastAsia="MS Mincho" w:hAnsi="Times New Roman" w:cs="Times New Roman"/>
            <w:spacing w:val="-1"/>
            <w:sz w:val="20"/>
            <w:szCs w:val="20"/>
          </w:rPr>
          <w:t>T</w:t>
        </w:r>
      </w:ins>
      <w:r w:rsidRPr="00CB28DF">
        <w:rPr>
          <w:rFonts w:ascii="Times New Roman" w:eastAsia="MS Mincho" w:hAnsi="Times New Roman" w:cs="Times New Roman"/>
          <w:spacing w:val="-1"/>
          <w:sz w:val="20"/>
          <w:szCs w:val="20"/>
        </w:rPr>
        <w:t xml:space="preserve">he ID of the </w:t>
      </w:r>
      <w:del w:id="657" w:author="SDN" w:date="2021-02-01T11:00:00Z">
        <w:r w:rsidRPr="00CB28DF" w:rsidDel="00681BE4">
          <w:rPr>
            <w:rFonts w:ascii="Times New Roman" w:eastAsia="MS Mincho" w:hAnsi="Times New Roman" w:cs="Times New Roman"/>
            <w:spacing w:val="-1"/>
            <w:sz w:val="20"/>
            <w:szCs w:val="20"/>
          </w:rPr>
          <w:delText xml:space="preserve">person </w:delText>
        </w:r>
      </w:del>
      <w:ins w:id="658" w:author="SDN" w:date="2021-02-01T11:00:00Z">
        <w:r w:rsidR="00681BE4">
          <w:rPr>
            <w:rFonts w:ascii="Times New Roman" w:eastAsia="MS Mincho" w:hAnsi="Times New Roman" w:cs="Times New Roman"/>
            <w:spacing w:val="-1"/>
            <w:sz w:val="20"/>
            <w:szCs w:val="20"/>
          </w:rPr>
          <w:t>user</w:t>
        </w:r>
        <w:r w:rsidR="00681BE4" w:rsidRPr="00CB28DF">
          <w:rPr>
            <w:rFonts w:ascii="Times New Roman" w:eastAsia="MS Mincho" w:hAnsi="Times New Roman" w:cs="Times New Roman"/>
            <w:spacing w:val="-1"/>
            <w:sz w:val="20"/>
            <w:szCs w:val="20"/>
          </w:rPr>
          <w:t xml:space="preserve"> </w:t>
        </w:r>
      </w:ins>
      <w:r w:rsidRPr="00CB28DF">
        <w:rPr>
          <w:rFonts w:ascii="Times New Roman" w:eastAsia="MS Mincho" w:hAnsi="Times New Roman" w:cs="Times New Roman"/>
          <w:spacing w:val="-1"/>
          <w:sz w:val="20"/>
          <w:szCs w:val="20"/>
        </w:rPr>
        <w:t>who created this asset on the network and is used by the bidder.</w:t>
      </w:r>
    </w:p>
    <w:p w14:paraId="5D40CAF6" w14:textId="19B72EB7" w:rsidR="00EC684F" w:rsidRDefault="00EC684F" w:rsidP="00EC684F">
      <w:pPr>
        <w:pStyle w:val="Heading2"/>
        <w:rPr>
          <w:ins w:id="659" w:author="SDN" w:date="2021-02-01T11:04:00Z"/>
        </w:rPr>
        <w:pPrChange w:id="660" w:author="SDN" w:date="2021-02-01T11:04:00Z">
          <w:pPr>
            <w:pStyle w:val="ListParagraph"/>
            <w:numPr>
              <w:numId w:val="15"/>
            </w:numPr>
            <w:ind w:hanging="360"/>
            <w:jc w:val="both"/>
          </w:pPr>
        </w:pPrChange>
      </w:pPr>
      <w:ins w:id="661" w:author="SDN" w:date="2021-02-01T11:04:00Z">
        <w:r>
          <w:t>An Overview of the Data Set</w:t>
        </w:r>
      </w:ins>
    </w:p>
    <w:p w14:paraId="3B7C58BD" w14:textId="3C3352C2" w:rsidR="00463869" w:rsidRPr="00463869" w:rsidRDefault="00463869" w:rsidP="00463869">
      <w:pPr>
        <w:rPr>
          <w:rFonts w:eastAsia="MS Mincho"/>
          <w:spacing w:val="-1"/>
          <w:rPrChange w:id="662" w:author="SDN" w:date="2021-02-01T11:03:00Z">
            <w:rPr/>
          </w:rPrChange>
        </w:rPr>
        <w:pPrChange w:id="663" w:author="SDN" w:date="2021-02-01T11:03:00Z">
          <w:pPr>
            <w:pStyle w:val="ListParagraph"/>
            <w:numPr>
              <w:numId w:val="15"/>
            </w:numPr>
            <w:ind w:hanging="360"/>
            <w:jc w:val="both"/>
          </w:pPr>
        </w:pPrChange>
      </w:pPr>
      <w:ins w:id="664" w:author="SDN" w:date="2021-02-01T11:03:00Z">
        <w:r w:rsidRPr="00463869">
          <w:rPr>
            <w:rFonts w:eastAsia="MS Mincho"/>
            <w:spacing w:val="-1"/>
          </w:rPr>
          <w:t>Fig. 1 shows the number of asset transactions that are in the sales section, and Fig. 2 shows the number of asset transactions that are in the purchase section.</w:t>
        </w:r>
      </w:ins>
    </w:p>
    <w:p w14:paraId="77E72BAA" w14:textId="7E26A588" w:rsidR="00CB28DF" w:rsidRPr="00CB28DF" w:rsidDel="00681BE4" w:rsidRDefault="00CB28DF" w:rsidP="00CB28DF">
      <w:pPr>
        <w:rPr>
          <w:del w:id="665" w:author="SDN" w:date="2021-02-01T11:00:00Z"/>
          <w:rFonts w:eastAsia="MS Mincho"/>
          <w:spacing w:val="-1"/>
        </w:rPr>
      </w:pPr>
      <w:del w:id="666" w:author="SDN" w:date="2021-02-01T11:00:00Z">
        <w:r w:rsidRPr="00CB28DF" w:rsidDel="00681BE4">
          <w:rPr>
            <w:rFonts w:eastAsia="MS Mincho"/>
            <w:spacing w:val="-1"/>
          </w:rPr>
          <w:delText>The data used in this paper are collected by Application Programming Interface (API) (26) provided by Horizon Stellar servers.</w:delText>
        </w:r>
      </w:del>
    </w:p>
    <w:p w14:paraId="7A83052D" w14:textId="77777777" w:rsidR="00CB28DF" w:rsidRDefault="00496AC8" w:rsidP="00CB28DF">
      <w:pPr>
        <w:rPr>
          <w:rFonts w:eastAsia="MS Mincho"/>
          <w:spacing w:val="-1"/>
        </w:rPr>
      </w:pPr>
      <w:r>
        <w:rPr>
          <w:noProof/>
          <w:sz w:val="60"/>
          <w:szCs w:val="60"/>
        </w:rPr>
        <w:drawing>
          <wp:inline distT="0" distB="0" distL="0" distR="0" wp14:anchorId="52D04A55" wp14:editId="1BC08ADA">
            <wp:extent cx="3200400" cy="2675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675255"/>
                    </a:xfrm>
                    <a:prstGeom prst="rect">
                      <a:avLst/>
                    </a:prstGeom>
                    <a:noFill/>
                    <a:ln>
                      <a:noFill/>
                    </a:ln>
                  </pic:spPr>
                </pic:pic>
              </a:graphicData>
            </a:graphic>
          </wp:inline>
        </w:drawing>
      </w:r>
    </w:p>
    <w:p w14:paraId="0F6A8942" w14:textId="77777777" w:rsidR="00CB28DF" w:rsidRPr="00496AC8" w:rsidDel="00AE7164" w:rsidRDefault="00CB28DF" w:rsidP="00496AC8">
      <w:pPr>
        <w:rPr>
          <w:del w:id="667" w:author="SDN" w:date="2021-02-01T11:04:00Z"/>
          <w:rFonts w:eastAsia="MS Mincho"/>
          <w:noProof/>
          <w:sz w:val="16"/>
          <w:szCs w:val="16"/>
        </w:rPr>
      </w:pPr>
      <w:r w:rsidRPr="00496AC8">
        <w:rPr>
          <w:rFonts w:eastAsia="MS Mincho"/>
          <w:noProof/>
          <w:sz w:val="16"/>
          <w:szCs w:val="16"/>
        </w:rPr>
        <w:t xml:space="preserve">Fig.1 </w:t>
      </w:r>
      <w:r w:rsidR="00496AC8">
        <w:rPr>
          <w:rFonts w:eastAsia="MS Mincho"/>
          <w:noProof/>
          <w:sz w:val="16"/>
          <w:szCs w:val="16"/>
        </w:rPr>
        <w:t>N</w:t>
      </w:r>
      <w:r w:rsidRPr="00496AC8">
        <w:rPr>
          <w:rFonts w:eastAsia="MS Mincho"/>
          <w:noProof/>
          <w:sz w:val="16"/>
          <w:szCs w:val="16"/>
        </w:rPr>
        <w:t>umber of transactions based on the assets that are in the sales section</w:t>
      </w:r>
    </w:p>
    <w:p w14:paraId="052070D6" w14:textId="77777777" w:rsidR="00D345B9" w:rsidRPr="00CB28DF" w:rsidRDefault="00D345B9" w:rsidP="00AE7164">
      <w:pPr>
        <w:rPr>
          <w:rFonts w:eastAsia="MS Mincho"/>
          <w:spacing w:val="-1"/>
        </w:rPr>
        <w:pPrChange w:id="668" w:author="SDN" w:date="2021-02-01T11:04:00Z">
          <w:pPr/>
        </w:pPrChange>
      </w:pPr>
    </w:p>
    <w:p w14:paraId="48957CA3" w14:textId="46AB7A37" w:rsidR="00CB28DF" w:rsidRPr="00CB28DF" w:rsidDel="00463869" w:rsidRDefault="00CB28DF" w:rsidP="00CB28DF">
      <w:pPr>
        <w:rPr>
          <w:del w:id="669" w:author="SDN" w:date="2021-02-01T11:03:00Z"/>
          <w:rFonts w:eastAsia="MS Mincho"/>
          <w:spacing w:val="-1"/>
        </w:rPr>
      </w:pPr>
      <w:del w:id="670" w:author="SDN" w:date="2021-02-01T11:03:00Z">
        <w:r w:rsidRPr="00CB28DF" w:rsidDel="00463869">
          <w:rPr>
            <w:rFonts w:eastAsia="MS Mincho"/>
            <w:spacing w:val="-1"/>
          </w:rPr>
          <w:delText>Fig. 1 shows the number of asset transactions that are in the sales section, and Fig. 2 shows the number of asset transactions that are in the purchase section.</w:delText>
        </w:r>
      </w:del>
    </w:p>
    <w:p w14:paraId="29DB4A37" w14:textId="68937708" w:rsidR="00CB28DF" w:rsidRPr="00CB28DF" w:rsidRDefault="00CB28DF" w:rsidP="00CB28DF">
      <w:pPr>
        <w:rPr>
          <w:rFonts w:eastAsia="MS Mincho"/>
          <w:spacing w:val="-1"/>
        </w:rPr>
      </w:pPr>
      <w:r w:rsidRPr="00CB28DF">
        <w:rPr>
          <w:rFonts w:eastAsia="MS Mincho"/>
          <w:spacing w:val="-1"/>
        </w:rPr>
        <w:t>Fig. 1 and Fig. 2 show that in the Stellar network, the largest volume of financial transactions is related to the native assets of the Stellar network</w:t>
      </w:r>
      <w:ins w:id="671" w:author="SDN" w:date="2021-02-01T11:06:00Z">
        <w:r w:rsidR="00AE7164">
          <w:rPr>
            <w:rFonts w:eastAsia="MS Mincho"/>
            <w:spacing w:val="-1"/>
          </w:rPr>
          <w:t xml:space="preserve"> (Lumens - XLM)</w:t>
        </w:r>
      </w:ins>
      <w:r w:rsidRPr="00CB28DF">
        <w:rPr>
          <w:rFonts w:eastAsia="MS Mincho"/>
          <w:spacing w:val="-1"/>
        </w:rPr>
        <w:t xml:space="preserve">, </w:t>
      </w:r>
      <w:del w:id="672" w:author="SDN" w:date="2021-02-01T11:05:00Z">
        <w:r w:rsidRPr="00CB28DF" w:rsidDel="00AE7164">
          <w:rPr>
            <w:rFonts w:eastAsia="MS Mincho"/>
            <w:spacing w:val="-1"/>
          </w:rPr>
          <w:delText>Ethereum (ETH)</w:delText>
        </w:r>
      </w:del>
      <w:ins w:id="673" w:author="SDN" w:date="2021-02-01T11:05:00Z">
        <w:r w:rsidR="00AE7164">
          <w:rPr>
            <w:rFonts w:eastAsia="MS Mincho"/>
            <w:spacing w:val="-1"/>
          </w:rPr>
          <w:t>Ether (ETH)</w:t>
        </w:r>
      </w:ins>
      <w:r w:rsidRPr="00CB28DF">
        <w:rPr>
          <w:rFonts w:eastAsia="MS Mincho"/>
          <w:spacing w:val="-1"/>
        </w:rPr>
        <w:t xml:space="preserve"> and Bitcoin (BTC), respectively. In Fig. 1 </w:t>
      </w:r>
      <w:r w:rsidR="00B53B2B">
        <w:t xml:space="preserve">the </w:t>
      </w:r>
      <w:r w:rsidRPr="00CB28DF">
        <w:rPr>
          <w:rFonts w:eastAsia="MS Mincho"/>
          <w:spacing w:val="-1"/>
        </w:rPr>
        <w:t>vertical axis represents the number of operations in which each asset is in the sales section of operations, and in Fig. 2, the vertical axis indicates the number of operations in which each asset is in the purchase section.</w:t>
      </w:r>
    </w:p>
    <w:p w14:paraId="5CBAE104" w14:textId="0587D4CC" w:rsidR="00CB28DF" w:rsidRDefault="00CB28DF" w:rsidP="004B2A03">
      <w:pPr>
        <w:rPr>
          <w:rFonts w:eastAsia="MS Mincho"/>
          <w:spacing w:val="-1"/>
        </w:rPr>
        <w:pPrChange w:id="674" w:author="SDN" w:date="2021-02-01T11:12:00Z">
          <w:pPr>
            <w:jc w:val="both"/>
          </w:pPr>
        </w:pPrChange>
      </w:pPr>
      <w:r w:rsidRPr="00CB28DF">
        <w:rPr>
          <w:rFonts w:eastAsia="MS Mincho"/>
          <w:spacing w:val="-1"/>
        </w:rPr>
        <w:t xml:space="preserve">In similar </w:t>
      </w:r>
      <w:del w:id="675" w:author="SDN" w:date="2021-02-01T11:06:00Z">
        <w:r w:rsidRPr="00CB28DF" w:rsidDel="00AE7164">
          <w:rPr>
            <w:rFonts w:eastAsia="MS Mincho"/>
            <w:spacing w:val="-1"/>
          </w:rPr>
          <w:delText xml:space="preserve">articles </w:delText>
        </w:r>
      </w:del>
      <w:ins w:id="676" w:author="SDN" w:date="2021-02-01T11:06:00Z">
        <w:r w:rsidR="00AE7164">
          <w:rPr>
            <w:rFonts w:eastAsia="MS Mincho"/>
            <w:spacing w:val="-1"/>
          </w:rPr>
          <w:t>papers</w:t>
        </w:r>
        <w:r w:rsidR="00AE7164" w:rsidRPr="00CB28DF">
          <w:rPr>
            <w:rFonts w:eastAsia="MS Mincho"/>
            <w:spacing w:val="-1"/>
          </w:rPr>
          <w:t xml:space="preserve"> </w:t>
        </w:r>
      </w:ins>
      <w:r w:rsidRPr="00CB28DF">
        <w:rPr>
          <w:rFonts w:eastAsia="MS Mincho"/>
          <w:spacing w:val="-1"/>
        </w:rPr>
        <w:t xml:space="preserve">that have worked on the </w:t>
      </w:r>
      <w:del w:id="677" w:author="SDN" w:date="2021-02-01T11:09:00Z">
        <w:r w:rsidRPr="00CB28DF" w:rsidDel="00AE7164">
          <w:rPr>
            <w:rFonts w:eastAsia="MS Mincho"/>
            <w:spacing w:val="-1"/>
          </w:rPr>
          <w:delText xml:space="preserve">economic </w:delText>
        </w:r>
      </w:del>
      <w:ins w:id="678" w:author="SDN" w:date="2021-02-01T11:09:00Z">
        <w:r w:rsidR="00AE7164">
          <w:rPr>
            <w:rFonts w:eastAsia="MS Mincho"/>
            <w:spacing w:val="-1"/>
          </w:rPr>
          <w:t xml:space="preserve">financial </w:t>
        </w:r>
      </w:ins>
      <w:r w:rsidRPr="00CB28DF">
        <w:rPr>
          <w:rFonts w:eastAsia="MS Mincho"/>
          <w:spacing w:val="-1"/>
        </w:rPr>
        <w:t>data of similar markets, the markets have been structured in such a way that the</w:t>
      </w:r>
      <w:del w:id="679" w:author="SDN" w:date="2021-02-01T11:09:00Z">
        <w:r w:rsidRPr="00CB28DF" w:rsidDel="00AE7164">
          <w:rPr>
            <w:rFonts w:eastAsia="MS Mincho"/>
            <w:spacing w:val="-1"/>
          </w:rPr>
          <w:delText>y</w:delText>
        </w:r>
      </w:del>
      <w:ins w:id="680" w:author="SDN" w:date="2021-02-01T11:09:00Z">
        <w:r w:rsidR="00AE7164">
          <w:rPr>
            <w:rFonts w:eastAsia="MS Mincho"/>
            <w:spacing w:val="-1"/>
          </w:rPr>
          <w:t xml:space="preserve"> users</w:t>
        </w:r>
      </w:ins>
      <w:r w:rsidRPr="00CB28DF">
        <w:rPr>
          <w:rFonts w:eastAsia="MS Mincho"/>
          <w:spacing w:val="-1"/>
        </w:rPr>
        <w:t xml:space="preserve"> pay only one type of the </w:t>
      </w:r>
      <w:del w:id="681" w:author="SDN" w:date="2021-02-01T11:09:00Z">
        <w:r w:rsidRPr="00CB28DF" w:rsidDel="00AE7164">
          <w:rPr>
            <w:rFonts w:eastAsia="MS Mincho"/>
            <w:spacing w:val="-1"/>
          </w:rPr>
          <w:delText xml:space="preserve">various </w:delText>
        </w:r>
      </w:del>
      <w:ins w:id="682" w:author="SDN" w:date="2021-02-01T11:09:00Z">
        <w:r w:rsidR="00AE7164">
          <w:rPr>
            <w:rFonts w:eastAsia="MS Mincho"/>
            <w:spacing w:val="-1"/>
          </w:rPr>
          <w:t xml:space="preserve">listed </w:t>
        </w:r>
      </w:ins>
      <w:r w:rsidRPr="00CB28DF">
        <w:rPr>
          <w:rFonts w:eastAsia="MS Mincho"/>
          <w:spacing w:val="-1"/>
        </w:rPr>
        <w:t xml:space="preserve">assets </w:t>
      </w:r>
      <w:del w:id="683" w:author="SDN" w:date="2021-02-01T11:09:00Z">
        <w:r w:rsidRPr="00CB28DF" w:rsidDel="00AE7164">
          <w:rPr>
            <w:rFonts w:eastAsia="MS Mincho"/>
            <w:spacing w:val="-1"/>
          </w:rPr>
          <w:delText xml:space="preserve">that </w:delText>
        </w:r>
      </w:del>
      <w:ins w:id="684" w:author="SDN" w:date="2021-02-01T11:09:00Z">
        <w:r w:rsidR="00AE7164">
          <w:rPr>
            <w:rFonts w:eastAsia="MS Mincho"/>
            <w:spacing w:val="-1"/>
          </w:rPr>
          <w:t>in exchange to sell</w:t>
        </w:r>
      </w:ins>
      <w:ins w:id="685" w:author="SDN" w:date="2021-02-01T11:10:00Z">
        <w:r w:rsidR="00AE7164">
          <w:rPr>
            <w:rFonts w:eastAsia="MS Mincho"/>
            <w:spacing w:val="-1"/>
          </w:rPr>
          <w:t xml:space="preserve">ers. </w:t>
        </w:r>
      </w:ins>
      <w:del w:id="686" w:author="SDN" w:date="2021-02-01T11:09:00Z">
        <w:r w:rsidRPr="00CB28DF" w:rsidDel="00AE7164">
          <w:rPr>
            <w:rFonts w:eastAsia="MS Mincho"/>
            <w:spacing w:val="-1"/>
          </w:rPr>
          <w:delText xml:space="preserve">each </w:delText>
        </w:r>
      </w:del>
      <w:del w:id="687" w:author="SDN" w:date="2021-02-01T11:10:00Z">
        <w:r w:rsidRPr="00CB28DF" w:rsidDel="00AE7164">
          <w:rPr>
            <w:rFonts w:eastAsia="MS Mincho"/>
            <w:spacing w:val="-1"/>
          </w:rPr>
          <w:delText xml:space="preserve">user buys, in other words, in each financial transaction. </w:delText>
        </w:r>
      </w:del>
      <w:r w:rsidRPr="00CB28DF">
        <w:rPr>
          <w:rFonts w:eastAsia="MS Mincho"/>
          <w:spacing w:val="-1"/>
        </w:rPr>
        <w:t xml:space="preserve">On </w:t>
      </w:r>
      <w:del w:id="688" w:author="SDN" w:date="2021-02-01T11:10:00Z">
        <w:r w:rsidRPr="00CB28DF" w:rsidDel="00AE7164">
          <w:rPr>
            <w:rFonts w:eastAsia="MS Mincho"/>
            <w:spacing w:val="-1"/>
          </w:rPr>
          <w:delText xml:space="preserve">the </w:delText>
        </w:r>
      </w:del>
      <w:r w:rsidRPr="00CB28DF">
        <w:rPr>
          <w:rFonts w:eastAsia="MS Mincho"/>
          <w:spacing w:val="-1"/>
        </w:rPr>
        <w:t xml:space="preserve">one hand, it is the exchange of a specific and unique asset, while in the Stellar exchange market, </w:t>
      </w:r>
      <w:del w:id="689" w:author="SDN" w:date="2021-02-01T11:10:00Z">
        <w:r w:rsidRPr="00CB28DF" w:rsidDel="00AE7164">
          <w:rPr>
            <w:rFonts w:eastAsia="MS Mincho"/>
            <w:spacing w:val="-1"/>
          </w:rPr>
          <w:delText xml:space="preserve">they offer </w:delText>
        </w:r>
      </w:del>
      <w:r w:rsidRPr="00CB28DF">
        <w:rPr>
          <w:rFonts w:eastAsia="MS Mincho"/>
          <w:spacing w:val="-1"/>
        </w:rPr>
        <w:t xml:space="preserve">different assets </w:t>
      </w:r>
      <w:ins w:id="690" w:author="SDN" w:date="2021-02-01T11:10:00Z">
        <w:r w:rsidR="00AE7164">
          <w:rPr>
            <w:rFonts w:eastAsia="MS Mincho"/>
            <w:spacing w:val="-1"/>
          </w:rPr>
          <w:t xml:space="preserve">are offered </w:t>
        </w:r>
      </w:ins>
      <w:r w:rsidRPr="00CB28DF">
        <w:rPr>
          <w:rFonts w:eastAsia="MS Mincho"/>
          <w:spacing w:val="-1"/>
        </w:rPr>
        <w:t xml:space="preserve">in exchange for </w:t>
      </w:r>
      <w:ins w:id="691" w:author="SDN" w:date="2021-02-01T11:10:00Z">
        <w:r w:rsidR="00AE7164">
          <w:rPr>
            <w:rFonts w:eastAsia="MS Mincho"/>
            <w:spacing w:val="-1"/>
          </w:rPr>
          <w:t xml:space="preserve">a specific </w:t>
        </w:r>
      </w:ins>
      <w:del w:id="692" w:author="SDN" w:date="2021-02-01T11:10:00Z">
        <w:r w:rsidRPr="00CB28DF" w:rsidDel="00AE7164">
          <w:rPr>
            <w:rFonts w:eastAsia="MS Mincho"/>
            <w:spacing w:val="-1"/>
          </w:rPr>
          <w:delText xml:space="preserve">the different </w:delText>
        </w:r>
      </w:del>
      <w:r w:rsidRPr="00CB28DF">
        <w:rPr>
          <w:rFonts w:eastAsia="MS Mincho"/>
          <w:spacing w:val="-1"/>
        </w:rPr>
        <w:t>asset</w:t>
      </w:r>
      <w:del w:id="693" w:author="SDN" w:date="2021-02-01T11:10:00Z">
        <w:r w:rsidRPr="00CB28DF" w:rsidDel="00AE7164">
          <w:rPr>
            <w:rFonts w:eastAsia="MS Mincho"/>
            <w:spacing w:val="-1"/>
          </w:rPr>
          <w:delText>s that users buy</w:delText>
        </w:r>
      </w:del>
      <w:r w:rsidRPr="00CB28DF">
        <w:rPr>
          <w:rFonts w:eastAsia="MS Mincho"/>
          <w:spacing w:val="-1"/>
        </w:rPr>
        <w:t xml:space="preserve">. For example, a </w:t>
      </w:r>
      <w:del w:id="694" w:author="SDN" w:date="2021-02-01T11:11:00Z">
        <w:r w:rsidRPr="00CB28DF" w:rsidDel="00AE7164">
          <w:rPr>
            <w:rFonts w:eastAsia="MS Mincho"/>
            <w:spacing w:val="-1"/>
          </w:rPr>
          <w:delText xml:space="preserve">person </w:delText>
        </w:r>
      </w:del>
      <w:ins w:id="695" w:author="SDN" w:date="2021-02-01T11:11:00Z">
        <w:r w:rsidR="00AE7164">
          <w:rPr>
            <w:rFonts w:eastAsia="MS Mincho"/>
            <w:spacing w:val="-1"/>
          </w:rPr>
          <w:t xml:space="preserve">user </w:t>
        </w:r>
      </w:ins>
      <w:r w:rsidRPr="00CB28DF">
        <w:rPr>
          <w:rFonts w:eastAsia="MS Mincho"/>
          <w:spacing w:val="-1"/>
        </w:rPr>
        <w:t xml:space="preserve">who intends to buy Bitcoin (BTC), can offer US dollars for it, while another </w:t>
      </w:r>
      <w:del w:id="696" w:author="SDN" w:date="2021-02-01T11:11:00Z">
        <w:r w:rsidRPr="00CB28DF" w:rsidDel="00AE7164">
          <w:rPr>
            <w:rFonts w:eastAsia="MS Mincho"/>
            <w:spacing w:val="-1"/>
          </w:rPr>
          <w:delText>person</w:delText>
        </w:r>
      </w:del>
      <w:ins w:id="697" w:author="SDN" w:date="2021-02-01T11:11:00Z">
        <w:r w:rsidR="00AE7164">
          <w:rPr>
            <w:rFonts w:eastAsia="MS Mincho"/>
            <w:spacing w:val="-1"/>
          </w:rPr>
          <w:t>user</w:t>
        </w:r>
      </w:ins>
      <w:r w:rsidRPr="00CB28DF">
        <w:rPr>
          <w:rFonts w:eastAsia="MS Mincho"/>
          <w:spacing w:val="-1"/>
        </w:rPr>
        <w:t xml:space="preserve"> can offer </w:t>
      </w:r>
      <w:del w:id="698" w:author="SDN" w:date="2021-02-01T11:12:00Z">
        <w:r w:rsidRPr="00CB28DF" w:rsidDel="004B2A03">
          <w:rPr>
            <w:rFonts w:eastAsia="MS Mincho"/>
            <w:spacing w:val="-1"/>
          </w:rPr>
          <w:delText xml:space="preserve">a similar offer at the same time, except that the asset provided by this </w:delText>
        </w:r>
      </w:del>
      <w:del w:id="699" w:author="SDN" w:date="2021-02-01T11:11:00Z">
        <w:r w:rsidRPr="00CB28DF" w:rsidDel="00AE7164">
          <w:rPr>
            <w:rFonts w:eastAsia="MS Mincho"/>
            <w:spacing w:val="-1"/>
          </w:rPr>
          <w:delText>person</w:delText>
        </w:r>
      </w:del>
      <w:del w:id="700" w:author="SDN" w:date="2021-02-01T11:12:00Z">
        <w:r w:rsidRPr="00CB28DF" w:rsidDel="004B2A03">
          <w:rPr>
            <w:rFonts w:eastAsia="MS Mincho"/>
            <w:spacing w:val="-1"/>
          </w:rPr>
          <w:delText xml:space="preserve"> instead of US dollars is </w:delText>
        </w:r>
      </w:del>
      <w:r w:rsidRPr="00CB28DF">
        <w:rPr>
          <w:rFonts w:eastAsia="MS Mincho"/>
          <w:spacing w:val="-1"/>
        </w:rPr>
        <w:t>Ripple</w:t>
      </w:r>
      <w:ins w:id="701" w:author="SDN" w:date="2021-02-01T11:12:00Z">
        <w:r w:rsidR="004B2A03">
          <w:rPr>
            <w:rFonts w:eastAsia="MS Mincho"/>
            <w:spacing w:val="-1"/>
          </w:rPr>
          <w:t>s (XRP)</w:t>
        </w:r>
      </w:ins>
      <w:del w:id="702" w:author="SDN" w:date="2021-02-01T11:12:00Z">
        <w:r w:rsidRPr="00CB28DF" w:rsidDel="004B2A03">
          <w:rPr>
            <w:rFonts w:eastAsia="MS Mincho"/>
            <w:spacing w:val="-1"/>
          </w:rPr>
          <w:delText xml:space="preserve"> cryptocurrency</w:delText>
        </w:r>
      </w:del>
      <w:ins w:id="703" w:author="SDN" w:date="2021-02-01T11:12:00Z">
        <w:r w:rsidR="00147CBA">
          <w:rPr>
            <w:rFonts w:eastAsia="MS Mincho"/>
            <w:spacing w:val="-1"/>
          </w:rPr>
          <w:t xml:space="preserve"> in exchange for Bitcoin (BTC)</w:t>
        </w:r>
      </w:ins>
      <w:r w:rsidRPr="00CB28DF">
        <w:rPr>
          <w:rFonts w:eastAsia="MS Mincho"/>
          <w:spacing w:val="-1"/>
        </w:rPr>
        <w:t>.</w:t>
      </w:r>
    </w:p>
    <w:p w14:paraId="085749C6" w14:textId="77777777" w:rsidR="00496AC8" w:rsidRPr="00CB28DF" w:rsidRDefault="00496AC8" w:rsidP="00CB28DF">
      <w:pPr>
        <w:rPr>
          <w:rFonts w:eastAsia="MS Mincho"/>
          <w:spacing w:val="-1"/>
          <w:rtl/>
        </w:rPr>
      </w:pPr>
    </w:p>
    <w:p w14:paraId="17B5D2F3" w14:textId="77777777" w:rsidR="00496AC8" w:rsidRDefault="00496AC8" w:rsidP="00496AC8">
      <w:pPr>
        <w:rPr>
          <w:rFonts w:eastAsia="MS Mincho"/>
          <w:noProof/>
          <w:sz w:val="16"/>
          <w:szCs w:val="16"/>
        </w:rPr>
      </w:pPr>
      <w:r>
        <w:rPr>
          <w:noProof/>
          <w:sz w:val="60"/>
          <w:szCs w:val="60"/>
        </w:rPr>
        <w:drawing>
          <wp:inline distT="0" distB="0" distL="0" distR="0" wp14:anchorId="449B9D38" wp14:editId="20EB46E3">
            <wp:extent cx="3200400" cy="291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917825"/>
                    </a:xfrm>
                    <a:prstGeom prst="rect">
                      <a:avLst/>
                    </a:prstGeom>
                    <a:noFill/>
                    <a:ln>
                      <a:noFill/>
                    </a:ln>
                  </pic:spPr>
                </pic:pic>
              </a:graphicData>
            </a:graphic>
          </wp:inline>
        </w:drawing>
      </w:r>
    </w:p>
    <w:p w14:paraId="356A7996" w14:textId="63A0491E" w:rsidR="00CB28DF" w:rsidRPr="00496AC8" w:rsidRDefault="00CB28DF" w:rsidP="00527491">
      <w:pPr>
        <w:rPr>
          <w:rFonts w:eastAsia="MS Mincho"/>
          <w:noProof/>
          <w:sz w:val="16"/>
          <w:szCs w:val="16"/>
        </w:rPr>
        <w:pPrChange w:id="704" w:author="SDN" w:date="2021-02-01T11:12:00Z">
          <w:pPr/>
        </w:pPrChange>
      </w:pPr>
      <w:r w:rsidRPr="00496AC8">
        <w:rPr>
          <w:rFonts w:eastAsia="MS Mincho"/>
          <w:noProof/>
          <w:sz w:val="16"/>
          <w:szCs w:val="16"/>
        </w:rPr>
        <w:t>Fig. 2</w:t>
      </w:r>
      <w:r w:rsidR="00D027DB" w:rsidRPr="00496AC8">
        <w:rPr>
          <w:rFonts w:eastAsia="MS Mincho"/>
          <w:noProof/>
          <w:sz w:val="16"/>
          <w:szCs w:val="16"/>
        </w:rPr>
        <w:t>.</w:t>
      </w:r>
      <w:r w:rsidRPr="00496AC8">
        <w:rPr>
          <w:rFonts w:eastAsia="MS Mincho"/>
          <w:noProof/>
          <w:sz w:val="16"/>
          <w:szCs w:val="16"/>
        </w:rPr>
        <w:t xml:space="preserve"> </w:t>
      </w:r>
      <w:r w:rsidR="00D027DB" w:rsidRPr="00496AC8">
        <w:rPr>
          <w:rFonts w:eastAsia="MS Mincho"/>
          <w:noProof/>
          <w:sz w:val="16"/>
          <w:szCs w:val="16"/>
        </w:rPr>
        <w:t>N</w:t>
      </w:r>
      <w:r w:rsidRPr="00496AC8">
        <w:rPr>
          <w:rFonts w:eastAsia="MS Mincho"/>
          <w:noProof/>
          <w:sz w:val="16"/>
          <w:szCs w:val="16"/>
        </w:rPr>
        <w:t xml:space="preserve">umber of </w:t>
      </w:r>
      <w:del w:id="705" w:author="SDN" w:date="2021-02-01T11:12:00Z">
        <w:r w:rsidR="00D027DB" w:rsidRPr="00496AC8" w:rsidDel="00527491">
          <w:rPr>
            <w:rFonts w:eastAsia="MS Mincho"/>
            <w:noProof/>
            <w:sz w:val="16"/>
            <w:szCs w:val="16"/>
          </w:rPr>
          <w:delText>T</w:delText>
        </w:r>
      </w:del>
      <w:ins w:id="706" w:author="SDN" w:date="2021-02-01T11:12:00Z">
        <w:r w:rsidR="00527491">
          <w:rPr>
            <w:rFonts w:eastAsia="MS Mincho"/>
            <w:noProof/>
            <w:sz w:val="16"/>
            <w:szCs w:val="16"/>
          </w:rPr>
          <w:t>t</w:t>
        </w:r>
      </w:ins>
      <w:r w:rsidRPr="00496AC8">
        <w:rPr>
          <w:rFonts w:eastAsia="MS Mincho"/>
          <w:noProof/>
          <w:sz w:val="16"/>
          <w:szCs w:val="16"/>
        </w:rPr>
        <w:t xml:space="preserve">ransactions </w:t>
      </w:r>
      <w:ins w:id="707" w:author="SDN" w:date="2021-02-01T11:12:00Z">
        <w:r w:rsidR="00527491">
          <w:rPr>
            <w:rFonts w:eastAsia="MS Mincho"/>
            <w:noProof/>
            <w:sz w:val="16"/>
            <w:szCs w:val="16"/>
          </w:rPr>
          <w:t>b</w:t>
        </w:r>
      </w:ins>
      <w:del w:id="708" w:author="SDN" w:date="2021-02-01T11:12:00Z">
        <w:r w:rsidR="00D027DB" w:rsidRPr="00496AC8" w:rsidDel="00527491">
          <w:rPr>
            <w:rFonts w:eastAsia="MS Mincho"/>
            <w:noProof/>
            <w:sz w:val="16"/>
            <w:szCs w:val="16"/>
          </w:rPr>
          <w:delText>B</w:delText>
        </w:r>
      </w:del>
      <w:r w:rsidRPr="00496AC8">
        <w:rPr>
          <w:rFonts w:eastAsia="MS Mincho"/>
          <w:noProof/>
          <w:sz w:val="16"/>
          <w:szCs w:val="16"/>
        </w:rPr>
        <w:t xml:space="preserve">ased on </w:t>
      </w:r>
      <w:del w:id="709" w:author="SDN" w:date="2021-02-01T11:12:00Z">
        <w:r w:rsidR="00D027DB" w:rsidRPr="00496AC8" w:rsidDel="00527491">
          <w:rPr>
            <w:rFonts w:eastAsia="MS Mincho"/>
            <w:noProof/>
            <w:sz w:val="16"/>
            <w:szCs w:val="16"/>
          </w:rPr>
          <w:delText>A</w:delText>
        </w:r>
      </w:del>
      <w:ins w:id="710" w:author="SDN" w:date="2021-02-01T11:12:00Z">
        <w:r w:rsidR="00527491">
          <w:rPr>
            <w:rFonts w:eastAsia="MS Mincho"/>
            <w:noProof/>
            <w:sz w:val="16"/>
            <w:szCs w:val="16"/>
          </w:rPr>
          <w:t>a</w:t>
        </w:r>
      </w:ins>
      <w:r w:rsidRPr="00496AC8">
        <w:rPr>
          <w:rFonts w:eastAsia="MS Mincho"/>
          <w:noProof/>
          <w:sz w:val="16"/>
          <w:szCs w:val="16"/>
        </w:rPr>
        <w:t xml:space="preserve">ssets in the </w:t>
      </w:r>
      <w:del w:id="711" w:author="SDN" w:date="2021-02-01T11:12:00Z">
        <w:r w:rsidR="00D027DB" w:rsidRPr="00496AC8" w:rsidDel="00527491">
          <w:rPr>
            <w:rFonts w:eastAsia="MS Mincho"/>
            <w:noProof/>
            <w:sz w:val="16"/>
            <w:szCs w:val="16"/>
          </w:rPr>
          <w:delText>P</w:delText>
        </w:r>
      </w:del>
      <w:ins w:id="712" w:author="SDN" w:date="2021-02-01T11:12:00Z">
        <w:r w:rsidR="00527491">
          <w:rPr>
            <w:rFonts w:eastAsia="MS Mincho"/>
            <w:noProof/>
            <w:sz w:val="16"/>
            <w:szCs w:val="16"/>
          </w:rPr>
          <w:t>p</w:t>
        </w:r>
      </w:ins>
      <w:r w:rsidRPr="00496AC8">
        <w:rPr>
          <w:rFonts w:eastAsia="MS Mincho"/>
          <w:noProof/>
          <w:sz w:val="16"/>
          <w:szCs w:val="16"/>
        </w:rPr>
        <w:t xml:space="preserve">urchase </w:t>
      </w:r>
      <w:del w:id="713" w:author="SDN" w:date="2021-02-01T11:12:00Z">
        <w:r w:rsidR="00D027DB" w:rsidRPr="00496AC8" w:rsidDel="00527491">
          <w:rPr>
            <w:rFonts w:eastAsia="MS Mincho"/>
            <w:noProof/>
            <w:sz w:val="16"/>
            <w:szCs w:val="16"/>
          </w:rPr>
          <w:delText>S</w:delText>
        </w:r>
      </w:del>
      <w:ins w:id="714" w:author="SDN" w:date="2021-02-01T11:12:00Z">
        <w:r w:rsidR="00527491">
          <w:rPr>
            <w:rFonts w:eastAsia="MS Mincho"/>
            <w:noProof/>
            <w:sz w:val="16"/>
            <w:szCs w:val="16"/>
          </w:rPr>
          <w:t>s</w:t>
        </w:r>
      </w:ins>
      <w:r w:rsidRPr="00496AC8">
        <w:rPr>
          <w:rFonts w:eastAsia="MS Mincho"/>
          <w:noProof/>
          <w:sz w:val="16"/>
          <w:szCs w:val="16"/>
        </w:rPr>
        <w:t>ection</w:t>
      </w:r>
    </w:p>
    <w:p w14:paraId="50C74A01" w14:textId="77777777" w:rsidR="00D027DB" w:rsidRPr="00CB28DF" w:rsidRDefault="00D027DB" w:rsidP="00D027DB">
      <w:pPr>
        <w:rPr>
          <w:rFonts w:eastAsia="MS Mincho"/>
          <w:spacing w:val="-1"/>
        </w:rPr>
      </w:pPr>
      <w:r>
        <w:rPr>
          <w:noProof/>
          <w:sz w:val="60"/>
          <w:szCs w:val="60"/>
        </w:rPr>
        <w:drawing>
          <wp:inline distT="0" distB="0" distL="0" distR="0" wp14:anchorId="7D0B2843" wp14:editId="30147C37">
            <wp:extent cx="3200400" cy="241554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15545"/>
                    </a:xfrm>
                    <a:prstGeom prst="rect">
                      <a:avLst/>
                    </a:prstGeom>
                    <a:noFill/>
                    <a:ln>
                      <a:noFill/>
                    </a:ln>
                  </pic:spPr>
                </pic:pic>
              </a:graphicData>
            </a:graphic>
          </wp:inline>
        </w:drawing>
      </w:r>
    </w:p>
    <w:p w14:paraId="086EF264" w14:textId="1721F771" w:rsidR="00D027DB" w:rsidRDefault="00D027DB" w:rsidP="00D027DB">
      <w:pP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ins w:id="715" w:author="SDN" w:date="2021-02-01T11:12:00Z">
        <w:r w:rsidR="00527491">
          <w:rPr>
            <w:rFonts w:eastAsia="MS Mincho"/>
            <w:noProof/>
            <w:sz w:val="16"/>
            <w:szCs w:val="16"/>
          </w:rPr>
          <w:t>.</w:t>
        </w:r>
      </w:ins>
    </w:p>
    <w:p w14:paraId="23559AA1" w14:textId="77777777" w:rsidR="00D027DB" w:rsidRDefault="00D027DB" w:rsidP="00D027DB">
      <w:pPr>
        <w:rPr>
          <w:rFonts w:eastAsia="MS Mincho"/>
          <w:spacing w:val="-1"/>
        </w:rPr>
      </w:pPr>
      <w:r>
        <w:rPr>
          <w:noProof/>
          <w:sz w:val="60"/>
          <w:szCs w:val="60"/>
        </w:rPr>
        <w:lastRenderedPageBreak/>
        <w:drawing>
          <wp:inline distT="0" distB="0" distL="0" distR="0" wp14:anchorId="1CEE16C9" wp14:editId="74ECD776">
            <wp:extent cx="3200400" cy="2415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15540"/>
                    </a:xfrm>
                    <a:prstGeom prst="rect">
                      <a:avLst/>
                    </a:prstGeom>
                    <a:noFill/>
                    <a:ln>
                      <a:noFill/>
                    </a:ln>
                  </pic:spPr>
                </pic:pic>
              </a:graphicData>
            </a:graphic>
          </wp:inline>
        </w:drawing>
      </w:r>
    </w:p>
    <w:p w14:paraId="2619E416" w14:textId="34D2568E" w:rsidR="00D027DB" w:rsidRPr="00D027DB" w:rsidRDefault="00D027DB" w:rsidP="00D027DB">
      <w:pP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del w:id="716" w:author="SDN" w:date="2021-02-01T11:05:00Z">
        <w:r w:rsidRPr="00CB28DF" w:rsidDel="00AE7164">
          <w:rPr>
            <w:rFonts w:eastAsia="MS Mincho"/>
            <w:noProof/>
            <w:sz w:val="16"/>
            <w:szCs w:val="16"/>
          </w:rPr>
          <w:delText>Ethereum (ETH)</w:delText>
        </w:r>
      </w:del>
      <w:ins w:id="717" w:author="SDN" w:date="2021-02-01T11:05:00Z">
        <w:r w:rsidR="00AE7164">
          <w:rPr>
            <w:rFonts w:eastAsia="MS Mincho"/>
            <w:noProof/>
            <w:sz w:val="16"/>
            <w:szCs w:val="16"/>
          </w:rPr>
          <w:t>Ether (ETH)</w:t>
        </w:r>
      </w:ins>
      <w:r w:rsidRPr="00CB28DF">
        <w:rPr>
          <w:rFonts w:eastAsia="MS Mincho"/>
          <w:noProof/>
          <w:sz w:val="16"/>
          <w:szCs w:val="16"/>
        </w:rPr>
        <w:t xml:space="preserve"> users</w:t>
      </w:r>
    </w:p>
    <w:p w14:paraId="4A4FF26A" w14:textId="77777777" w:rsidR="00D027DB" w:rsidRPr="00D027DB" w:rsidRDefault="00CB28DF" w:rsidP="00D027DB">
      <w:pPr>
        <w:pStyle w:val="Heading1"/>
        <w:rPr>
          <w:spacing w:val="-1"/>
        </w:rPr>
      </w:pPr>
      <w:r>
        <w:rPr>
          <w:lang w:bidi="fa-IR"/>
        </w:rPr>
        <w:t xml:space="preserve">Analyzing the </w:t>
      </w:r>
      <w:del w:id="718" w:author="SDN" w:date="2021-02-01T08:42:00Z">
        <w:r w:rsidDel="0040779B">
          <w:rPr>
            <w:lang w:bidi="fa-IR"/>
          </w:rPr>
          <w:delText>dataset</w:delText>
        </w:r>
      </w:del>
      <w:ins w:id="719" w:author="SDN" w:date="2021-02-01T08:42:00Z">
        <w:r w:rsidR="0040779B">
          <w:rPr>
            <w:lang w:bidi="fa-IR"/>
          </w:rPr>
          <w:t>data set</w:t>
        </w:r>
      </w:ins>
    </w:p>
    <w:p w14:paraId="78139EDA" w14:textId="14F36D26" w:rsidR="00CB28DF" w:rsidRDefault="00CB28DF" w:rsidP="00962EDA">
      <w:pPr>
        <w:ind w:firstLine="288"/>
        <w:rPr>
          <w:rFonts w:eastAsia="MS Mincho"/>
          <w:spacing w:val="-1"/>
        </w:rPr>
        <w:pPrChange w:id="720" w:author="SDN" w:date="2021-02-01T11:18:00Z">
          <w:pPr>
            <w:ind w:firstLine="288"/>
          </w:pPr>
        </w:pPrChange>
      </w:pPr>
      <w:r w:rsidRPr="00CB28DF">
        <w:rPr>
          <w:rFonts w:eastAsia="MS Mincho"/>
          <w:spacing w:val="-1"/>
        </w:rPr>
        <w:t xml:space="preserve">In this section, </w:t>
      </w:r>
      <w:ins w:id="721" w:author="SDN" w:date="2021-02-01T11:13:00Z">
        <w:r w:rsidR="001852D1">
          <w:rPr>
            <w:rFonts w:eastAsia="MS Mincho"/>
            <w:spacing w:val="-1"/>
          </w:rPr>
          <w:t xml:space="preserve">we </w:t>
        </w:r>
      </w:ins>
      <w:r w:rsidRPr="00CB28DF">
        <w:rPr>
          <w:rFonts w:eastAsia="MS Mincho"/>
          <w:spacing w:val="-1"/>
        </w:rPr>
        <w:t>focus</w:t>
      </w:r>
      <w:del w:id="722" w:author="SDN" w:date="2021-02-01T11:13:00Z">
        <w:r w:rsidRPr="00CB28DF" w:rsidDel="001852D1">
          <w:rPr>
            <w:rFonts w:eastAsia="MS Mincho"/>
            <w:spacing w:val="-1"/>
          </w:rPr>
          <w:delText>ing</w:delText>
        </w:r>
      </w:del>
      <w:r w:rsidRPr="00CB28DF">
        <w:rPr>
          <w:rFonts w:eastAsia="MS Mincho"/>
          <w:spacing w:val="-1"/>
        </w:rPr>
        <w:t xml:space="preserve"> </w:t>
      </w:r>
      <w:del w:id="723" w:author="SDN" w:date="2021-02-01T11:13:00Z">
        <w:r w:rsidRPr="00CB28DF" w:rsidDel="001852D1">
          <w:rPr>
            <w:rFonts w:eastAsia="MS Mincho"/>
            <w:spacing w:val="-1"/>
          </w:rPr>
          <w:delText xml:space="preserve">on the two cryptocurrencies </w:delText>
        </w:r>
      </w:del>
      <w:r w:rsidRPr="00CB28DF">
        <w:rPr>
          <w:rFonts w:eastAsia="MS Mincho"/>
          <w:spacing w:val="-1"/>
        </w:rPr>
        <w:t xml:space="preserve">Bitcoin (BTC) and </w:t>
      </w:r>
      <w:del w:id="724" w:author="SDN" w:date="2021-02-01T11:05:00Z">
        <w:r w:rsidRPr="00CB28DF" w:rsidDel="00AE7164">
          <w:rPr>
            <w:rFonts w:eastAsia="MS Mincho"/>
            <w:spacing w:val="-1"/>
          </w:rPr>
          <w:delText>Ethereum (ETH)</w:delText>
        </w:r>
      </w:del>
      <w:ins w:id="725" w:author="SDN" w:date="2021-02-01T11:05:00Z">
        <w:r w:rsidR="00AE7164">
          <w:rPr>
            <w:rFonts w:eastAsia="MS Mincho"/>
            <w:spacing w:val="-1"/>
          </w:rPr>
          <w:t>Ether (ETH)</w:t>
        </w:r>
      </w:ins>
      <w:r w:rsidRPr="00CB28DF">
        <w:rPr>
          <w:rFonts w:eastAsia="MS Mincho"/>
          <w:spacing w:val="-1"/>
        </w:rPr>
        <w:t xml:space="preserve">, </w:t>
      </w:r>
      <w:ins w:id="726" w:author="SDN" w:date="2021-02-01T11:13:00Z">
        <w:r w:rsidR="001852D1">
          <w:rPr>
            <w:rFonts w:eastAsia="MS Mincho"/>
            <w:spacing w:val="-1"/>
          </w:rPr>
          <w:t xml:space="preserve">and </w:t>
        </w:r>
      </w:ins>
      <w:del w:id="727" w:author="SDN" w:date="2021-02-01T11:13:00Z">
        <w:r w:rsidRPr="00CB28DF" w:rsidDel="001852D1">
          <w:rPr>
            <w:rFonts w:eastAsia="MS Mincho"/>
            <w:spacing w:val="-1"/>
          </w:rPr>
          <w:delText xml:space="preserve">we intend to </w:delText>
        </w:r>
      </w:del>
      <w:r w:rsidRPr="00CB28DF">
        <w:rPr>
          <w:rFonts w:eastAsia="MS Mincho"/>
          <w:spacing w:val="-1"/>
        </w:rPr>
        <w:t>provide a better description of the</w:t>
      </w:r>
      <w:ins w:id="728" w:author="SDN" w:date="2021-02-01T11:13:00Z">
        <w:r w:rsidR="001852D1">
          <w:rPr>
            <w:rFonts w:eastAsia="MS Mincho"/>
            <w:spacing w:val="-1"/>
          </w:rPr>
          <w:t>ir related</w:t>
        </w:r>
      </w:ins>
      <w:r w:rsidRPr="00CB28DF">
        <w:rPr>
          <w:rFonts w:eastAsia="MS Mincho"/>
          <w:spacing w:val="-1"/>
        </w:rPr>
        <w:t xml:space="preserve"> </w:t>
      </w:r>
      <w:del w:id="729" w:author="SDN" w:date="2021-02-01T11:13:00Z">
        <w:r w:rsidRPr="00CB28DF" w:rsidDel="001852D1">
          <w:rPr>
            <w:rFonts w:eastAsia="MS Mincho"/>
            <w:spacing w:val="-1"/>
          </w:rPr>
          <w:delText xml:space="preserve">financial </w:delText>
        </w:r>
      </w:del>
      <w:r w:rsidRPr="00CB28DF">
        <w:rPr>
          <w:rFonts w:eastAsia="MS Mincho"/>
          <w:spacing w:val="-1"/>
        </w:rPr>
        <w:t xml:space="preserve">transactions </w:t>
      </w:r>
      <w:del w:id="730" w:author="SDN" w:date="2021-02-01T11:14:00Z">
        <w:r w:rsidRPr="00CB28DF" w:rsidDel="001852D1">
          <w:rPr>
            <w:rFonts w:eastAsia="MS Mincho"/>
            <w:spacing w:val="-1"/>
          </w:rPr>
          <w:delText xml:space="preserve">of </w:delText>
        </w:r>
      </w:del>
      <w:ins w:id="731" w:author="SDN" w:date="2021-02-01T11:14:00Z">
        <w:r w:rsidR="001852D1">
          <w:rPr>
            <w:rFonts w:eastAsia="MS Mincho"/>
            <w:spacing w:val="-1"/>
          </w:rPr>
          <w:t xml:space="preserve">in our </w:t>
        </w:r>
      </w:ins>
      <w:del w:id="732" w:author="SDN" w:date="2021-02-01T11:14:00Z">
        <w:r w:rsidRPr="00CB28DF" w:rsidDel="001852D1">
          <w:rPr>
            <w:rFonts w:eastAsia="MS Mincho"/>
            <w:spacing w:val="-1"/>
          </w:rPr>
          <w:delText xml:space="preserve">this </w:delText>
        </w:r>
      </w:del>
      <w:del w:id="733" w:author="SDN" w:date="2021-02-01T08:42:00Z">
        <w:r w:rsidRPr="00CB28DF" w:rsidDel="0040779B">
          <w:rPr>
            <w:rFonts w:eastAsia="MS Mincho"/>
            <w:spacing w:val="-1"/>
          </w:rPr>
          <w:delText>dataset</w:delText>
        </w:r>
      </w:del>
      <w:ins w:id="734" w:author="SDN" w:date="2021-02-01T08:42:00Z">
        <w:r w:rsidR="0040779B">
          <w:rPr>
            <w:rFonts w:eastAsia="MS Mincho"/>
            <w:spacing w:val="-1"/>
          </w:rPr>
          <w:t>data set</w:t>
        </w:r>
      </w:ins>
      <w:r w:rsidRPr="00CB28DF">
        <w:rPr>
          <w:rFonts w:eastAsia="MS Mincho"/>
          <w:spacing w:val="-1"/>
        </w:rPr>
        <w:t xml:space="preserve">. For this reason, </w:t>
      </w:r>
      <w:ins w:id="735" w:author="SDN" w:date="2021-02-01T11:14:00Z">
        <w:r w:rsidR="001852D1">
          <w:rPr>
            <w:rFonts w:eastAsia="MS Mincho"/>
            <w:spacing w:val="-1"/>
          </w:rPr>
          <w:t xml:space="preserve">we select </w:t>
        </w:r>
      </w:ins>
      <w:del w:id="736" w:author="SDN" w:date="2021-02-01T11:14:00Z">
        <w:r w:rsidRPr="00CB28DF" w:rsidDel="00812ED0">
          <w:rPr>
            <w:rFonts w:eastAsia="MS Mincho"/>
            <w:spacing w:val="-1"/>
          </w:rPr>
          <w:delText xml:space="preserve">among </w:delText>
        </w:r>
      </w:del>
      <w:r w:rsidRPr="00CB28DF">
        <w:rPr>
          <w:rFonts w:eastAsia="MS Mincho"/>
          <w:spacing w:val="-1"/>
        </w:rPr>
        <w:t xml:space="preserve">the operations </w:t>
      </w:r>
      <w:del w:id="737" w:author="SDN" w:date="2021-02-01T11:15:00Z">
        <w:r w:rsidRPr="00CB28DF" w:rsidDel="00812ED0">
          <w:rPr>
            <w:rFonts w:eastAsia="MS Mincho"/>
            <w:spacing w:val="-1"/>
          </w:rPr>
          <w:delText xml:space="preserve">performed in this set of exchanges data, </w:delText>
        </w:r>
      </w:del>
      <w:ins w:id="738" w:author="SDN" w:date="2021-02-01T11:15:00Z">
        <w:r w:rsidR="00812ED0">
          <w:rPr>
            <w:rFonts w:eastAsia="MS Mincho"/>
            <w:spacing w:val="-1"/>
          </w:rPr>
          <w:t xml:space="preserve">that </w:t>
        </w:r>
      </w:ins>
      <w:r w:rsidRPr="00CB28DF">
        <w:rPr>
          <w:rFonts w:eastAsia="MS Mincho"/>
          <w:spacing w:val="-1"/>
        </w:rPr>
        <w:t xml:space="preserve">at least </w:t>
      </w:r>
      <w:del w:id="739" w:author="SDN" w:date="2021-02-01T11:15:00Z">
        <w:r w:rsidRPr="00CB28DF" w:rsidDel="00812ED0">
          <w:rPr>
            <w:rFonts w:eastAsia="MS Mincho"/>
            <w:spacing w:val="-1"/>
          </w:rPr>
          <w:delText xml:space="preserve">on </w:delText>
        </w:r>
      </w:del>
      <w:r w:rsidRPr="00CB28DF">
        <w:rPr>
          <w:rFonts w:eastAsia="MS Mincho"/>
          <w:spacing w:val="-1"/>
        </w:rPr>
        <w:t xml:space="preserve">one side of </w:t>
      </w:r>
      <w:del w:id="740" w:author="SDN" w:date="2021-02-01T11:15:00Z">
        <w:r w:rsidRPr="00CB28DF" w:rsidDel="00812ED0">
          <w:rPr>
            <w:rFonts w:eastAsia="MS Mincho"/>
            <w:spacing w:val="-1"/>
          </w:rPr>
          <w:delText xml:space="preserve">which </w:delText>
        </w:r>
      </w:del>
      <w:ins w:id="741" w:author="SDN" w:date="2021-02-01T11:15:00Z">
        <w:r w:rsidR="00812ED0">
          <w:rPr>
            <w:rFonts w:eastAsia="MS Mincho"/>
            <w:spacing w:val="-1"/>
          </w:rPr>
          <w:t xml:space="preserve">them </w:t>
        </w:r>
      </w:ins>
      <w:del w:id="742" w:author="SDN" w:date="2021-02-01T11:15:00Z">
        <w:r w:rsidRPr="00CB28DF" w:rsidDel="00812ED0">
          <w:rPr>
            <w:rFonts w:eastAsia="MS Mincho"/>
            <w:spacing w:val="-1"/>
          </w:rPr>
          <w:delText xml:space="preserve">is one of the cryptocurrencies of </w:delText>
        </w:r>
      </w:del>
      <w:ins w:id="743" w:author="SDN" w:date="2021-02-01T11:15:00Z">
        <w:r w:rsidR="00812ED0">
          <w:rPr>
            <w:rFonts w:eastAsia="MS Mincho"/>
            <w:spacing w:val="-1"/>
          </w:rPr>
          <w:t xml:space="preserve">is </w:t>
        </w:r>
      </w:ins>
      <w:r w:rsidRPr="00CB28DF">
        <w:rPr>
          <w:rFonts w:eastAsia="MS Mincho"/>
          <w:spacing w:val="-1"/>
        </w:rPr>
        <w:t xml:space="preserve">Bitcoin (BTC) or </w:t>
      </w:r>
      <w:del w:id="744" w:author="SDN" w:date="2021-02-01T11:05:00Z">
        <w:r w:rsidRPr="00CB28DF" w:rsidDel="00AE7164">
          <w:rPr>
            <w:rFonts w:eastAsia="MS Mincho"/>
            <w:spacing w:val="-1"/>
          </w:rPr>
          <w:delText>Ethereum (ETH)</w:delText>
        </w:r>
      </w:del>
      <w:ins w:id="745" w:author="SDN" w:date="2021-02-01T11:05:00Z">
        <w:r w:rsidR="00AE7164">
          <w:rPr>
            <w:rFonts w:eastAsia="MS Mincho"/>
            <w:spacing w:val="-1"/>
          </w:rPr>
          <w:t>Ether (ETH)</w:t>
        </w:r>
      </w:ins>
      <w:ins w:id="746" w:author="SDN" w:date="2021-02-01T11:17:00Z">
        <w:r w:rsidR="00962EDA">
          <w:rPr>
            <w:rFonts w:eastAsia="MS Mincho"/>
            <w:spacing w:val="-1"/>
          </w:rPr>
          <w:t xml:space="preserve"> in </w:t>
        </w:r>
        <w:r w:rsidR="00962EDA" w:rsidRPr="00CB28DF">
          <w:rPr>
            <w:rFonts w:eastAsia="MS Mincho"/>
            <w:spacing w:val="-1"/>
          </w:rPr>
          <w:t xml:space="preserve">the period </w:t>
        </w:r>
        <w:r w:rsidR="00962EDA">
          <w:rPr>
            <w:rFonts w:eastAsia="MS Mincho"/>
            <w:spacing w:val="-1"/>
          </w:rPr>
          <w:t xml:space="preserve">starting </w:t>
        </w:r>
        <w:r w:rsidR="00962EDA" w:rsidRPr="00962EDA">
          <w:rPr>
            <w:rFonts w:eastAsia="MS Mincho"/>
            <w:spacing w:val="-1"/>
            <w:highlight w:val="yellow"/>
            <w:rPrChange w:id="747" w:author="SDN" w:date="2021-02-01T11:17:00Z">
              <w:rPr>
                <w:rFonts w:eastAsia="MS Mincho"/>
                <w:spacing w:val="-1"/>
              </w:rPr>
            </w:rPrChange>
          </w:rPr>
          <w:t xml:space="preserve">from Jan. 10, 2019 and ending on Dec. 30, </w:t>
        </w:r>
        <w:r w:rsidR="00962EDA" w:rsidRPr="00962EDA">
          <w:rPr>
            <w:rFonts w:eastAsia="MS Mincho"/>
            <w:spacing w:val="-1"/>
            <w:highlight w:val="yellow"/>
            <w:rPrChange w:id="748" w:author="SDN" w:date="2021-02-01T11:17:00Z">
              <w:rPr>
                <w:rFonts w:eastAsia="MS Mincho"/>
                <w:spacing w:val="-1"/>
              </w:rPr>
            </w:rPrChange>
          </w:rPr>
          <w:t>2019</w:t>
        </w:r>
        <w:r w:rsidR="00962EDA" w:rsidRPr="00CB28DF">
          <w:rPr>
            <w:rFonts w:eastAsia="MS Mincho"/>
            <w:spacing w:val="-1"/>
          </w:rPr>
          <w:t>.</w:t>
        </w:r>
      </w:ins>
      <w:del w:id="749" w:author="SDN" w:date="2021-02-01T11:18:00Z">
        <w:r w:rsidRPr="00CB28DF" w:rsidDel="00962EDA">
          <w:rPr>
            <w:rFonts w:eastAsia="MS Mincho"/>
            <w:spacing w:val="-1"/>
          </w:rPr>
          <w:delText xml:space="preserve">, </w:delText>
        </w:r>
      </w:del>
      <w:del w:id="750" w:author="SDN" w:date="2021-02-01T11:15:00Z">
        <w:r w:rsidRPr="00CB28DF" w:rsidDel="00812ED0">
          <w:rPr>
            <w:rFonts w:eastAsia="MS Mincho"/>
            <w:spacing w:val="-1"/>
          </w:rPr>
          <w:delText xml:space="preserve">we are </w:delText>
        </w:r>
      </w:del>
      <w:del w:id="751" w:author="SDN" w:date="2021-02-01T11:18:00Z">
        <w:r w:rsidRPr="00CB28DF" w:rsidDel="00962EDA">
          <w:rPr>
            <w:rFonts w:eastAsia="MS Mincho"/>
            <w:spacing w:val="-1"/>
          </w:rPr>
          <w:delText>divid</w:delText>
        </w:r>
      </w:del>
      <w:del w:id="752" w:author="SDN" w:date="2021-02-01T11:15:00Z">
        <w:r w:rsidRPr="00CB28DF" w:rsidDel="00812ED0">
          <w:rPr>
            <w:rFonts w:eastAsia="MS Mincho"/>
            <w:spacing w:val="-1"/>
          </w:rPr>
          <w:delText>ing</w:delText>
        </w:r>
      </w:del>
      <w:del w:id="753" w:author="SDN" w:date="2021-02-01T11:18:00Z">
        <w:r w:rsidRPr="00CB28DF" w:rsidDel="00962EDA">
          <w:rPr>
            <w:rFonts w:eastAsia="MS Mincho"/>
            <w:spacing w:val="-1"/>
          </w:rPr>
          <w:delText xml:space="preserve"> them into two groups.</w:delText>
        </w:r>
      </w:del>
      <w:r w:rsidRPr="00CB28DF">
        <w:rPr>
          <w:rFonts w:eastAsia="MS Mincho"/>
          <w:spacing w:val="-1"/>
        </w:rPr>
        <w:t xml:space="preserve"> Table</w:t>
      </w:r>
      <w:ins w:id="754" w:author="SDN" w:date="2021-02-01T11:16:00Z">
        <w:r w:rsidR="00812ED0">
          <w:rPr>
            <w:rFonts w:eastAsia="MS Mincho"/>
            <w:spacing w:val="-1"/>
          </w:rPr>
          <w:t xml:space="preserve"> </w:t>
        </w:r>
      </w:ins>
      <w:r w:rsidRPr="00CB28DF">
        <w:rPr>
          <w:rFonts w:eastAsia="MS Mincho"/>
          <w:spacing w:val="-1"/>
        </w:rPr>
        <w:t xml:space="preserve">1 shows the number of transactions </w:t>
      </w:r>
      <w:del w:id="755" w:author="SDN" w:date="2021-02-01T11:18:00Z">
        <w:r w:rsidRPr="00CB28DF" w:rsidDel="00962EDA">
          <w:rPr>
            <w:rFonts w:eastAsia="MS Mincho"/>
            <w:spacing w:val="-1"/>
          </w:rPr>
          <w:delText xml:space="preserve">for </w:delText>
        </w:r>
      </w:del>
      <w:ins w:id="756" w:author="SDN" w:date="2021-02-01T11:16:00Z">
        <w:r w:rsidR="00812ED0">
          <w:rPr>
            <w:rFonts w:eastAsia="MS Mincho"/>
            <w:spacing w:val="-1"/>
          </w:rPr>
          <w:t xml:space="preserve">related to </w:t>
        </w:r>
      </w:ins>
      <w:del w:id="757" w:author="SDN" w:date="2021-02-01T11:16:00Z">
        <w:r w:rsidRPr="00CB28DF" w:rsidDel="00812ED0">
          <w:rPr>
            <w:rFonts w:eastAsia="MS Mincho"/>
            <w:spacing w:val="-1"/>
          </w:rPr>
          <w:delText xml:space="preserve">each </w:delText>
        </w:r>
      </w:del>
      <w:ins w:id="758" w:author="SDN" w:date="2021-02-01T11:16:00Z">
        <w:r w:rsidR="00812ED0">
          <w:rPr>
            <w:rFonts w:eastAsia="MS Mincho"/>
            <w:spacing w:val="-1"/>
          </w:rPr>
          <w:t xml:space="preserve">each </w:t>
        </w:r>
      </w:ins>
      <w:del w:id="759" w:author="SDN" w:date="2021-02-01T11:18:00Z">
        <w:r w:rsidRPr="00CB28DF" w:rsidDel="00962EDA">
          <w:rPr>
            <w:rFonts w:eastAsia="MS Mincho"/>
            <w:spacing w:val="-1"/>
          </w:rPr>
          <w:delText xml:space="preserve">Bitcoin (BTC) and </w:delText>
        </w:r>
      </w:del>
      <w:del w:id="760" w:author="SDN" w:date="2021-02-01T11:05:00Z">
        <w:r w:rsidRPr="00CB28DF" w:rsidDel="00AE7164">
          <w:rPr>
            <w:rFonts w:eastAsia="MS Mincho"/>
            <w:spacing w:val="-1"/>
          </w:rPr>
          <w:delText>Ethereum (ETH)</w:delText>
        </w:r>
      </w:del>
      <w:del w:id="761" w:author="SDN" w:date="2021-02-01T11:18:00Z">
        <w:r w:rsidRPr="00CB28DF" w:rsidDel="00962EDA">
          <w:rPr>
            <w:rFonts w:eastAsia="MS Mincho"/>
            <w:spacing w:val="-1"/>
          </w:rPr>
          <w:delText xml:space="preserve"> </w:delText>
        </w:r>
      </w:del>
      <w:r w:rsidRPr="00CB28DF">
        <w:rPr>
          <w:rFonts w:eastAsia="MS Mincho"/>
          <w:spacing w:val="-1"/>
        </w:rPr>
        <w:t>asset</w:t>
      </w:r>
      <w:del w:id="762" w:author="SDN" w:date="2021-02-01T11:16:00Z">
        <w:r w:rsidRPr="00CB28DF" w:rsidDel="00812ED0">
          <w:rPr>
            <w:rFonts w:eastAsia="MS Mincho"/>
            <w:spacing w:val="-1"/>
          </w:rPr>
          <w:delText xml:space="preserve">, which represents </w:delText>
        </w:r>
      </w:del>
      <w:del w:id="763" w:author="SDN" w:date="2021-02-01T11:18:00Z">
        <w:r w:rsidRPr="00CB28DF" w:rsidDel="00962EDA">
          <w:rPr>
            <w:rFonts w:eastAsia="MS Mincho"/>
            <w:spacing w:val="-1"/>
          </w:rPr>
          <w:delText xml:space="preserve">all transactions in which at least one of them is Bitcoin (BTC) or </w:delText>
        </w:r>
      </w:del>
      <w:del w:id="764" w:author="SDN" w:date="2021-02-01T11:05:00Z">
        <w:r w:rsidRPr="00CB28DF" w:rsidDel="00AE7164">
          <w:rPr>
            <w:rFonts w:eastAsia="MS Mincho"/>
            <w:spacing w:val="-1"/>
          </w:rPr>
          <w:delText>Ethereum (ETH)</w:delText>
        </w:r>
      </w:del>
      <w:r w:rsidRPr="00CB28DF">
        <w:rPr>
          <w:rFonts w:eastAsia="MS Mincho"/>
          <w:spacing w:val="-1"/>
        </w:rPr>
        <w:t xml:space="preserve">. </w:t>
      </w:r>
      <w:del w:id="765" w:author="SDN" w:date="2021-02-01T11:17:00Z">
        <w:r w:rsidRPr="00CB28DF" w:rsidDel="00962EDA">
          <w:rPr>
            <w:rFonts w:eastAsia="MS Mincho"/>
            <w:spacing w:val="-1"/>
          </w:rPr>
          <w:delText xml:space="preserve">Here, </w:delText>
        </w:r>
      </w:del>
      <w:del w:id="766" w:author="SDN" w:date="2021-02-01T11:16:00Z">
        <w:r w:rsidRPr="00CB28DF" w:rsidDel="00962EDA">
          <w:rPr>
            <w:rFonts w:eastAsia="MS Mincho"/>
            <w:spacing w:val="-1"/>
          </w:rPr>
          <w:delText>the period of time that is analyzed and reviewed is related to 1/10/2019 to 12/30/2019.</w:delText>
        </w:r>
      </w:del>
    </w:p>
    <w:p w14:paraId="23C202F0" w14:textId="54422473" w:rsidR="00CB28DF" w:rsidRPr="00CB28DF" w:rsidRDefault="00CB28DF" w:rsidP="00E818DA">
      <w:pPr>
        <w:pStyle w:val="tablehead"/>
        <w:ind w:firstLine="288"/>
        <w:jc w:val="both"/>
        <w:rPr>
          <w:rFonts w:eastAsia="MS Mincho"/>
          <w:spacing w:val="-1"/>
        </w:rPr>
        <w:pPrChange w:id="767" w:author="SDN" w:date="2021-02-01T11:19:00Z">
          <w:pPr>
            <w:pStyle w:val="tablehead"/>
            <w:ind w:firstLine="288"/>
            <w:jc w:val="both"/>
          </w:pPr>
        </w:pPrChange>
      </w:pPr>
      <w:r w:rsidRPr="00CB28DF">
        <w:t xml:space="preserve">Number of transactions </w:t>
      </w:r>
      <w:del w:id="768" w:author="SDN" w:date="2021-02-01T11:19:00Z">
        <w:r w:rsidRPr="00CB28DF" w:rsidDel="00E818DA">
          <w:delText xml:space="preserve">in </w:delText>
        </w:r>
      </w:del>
      <w:ins w:id="769" w:author="SDN" w:date="2021-02-01T11:19:00Z">
        <w:r w:rsidR="00E818DA">
          <w:t xml:space="preserve">for </w:t>
        </w:r>
      </w:ins>
      <w:r w:rsidRPr="00CB28DF">
        <w:t xml:space="preserve">each </w:t>
      </w:r>
      <w:del w:id="770" w:author="SDN" w:date="2021-02-01T11:18:00Z">
        <w:r w:rsidRPr="00CB28DF" w:rsidDel="00E818DA">
          <w:delText xml:space="preserve">classified </w:delText>
        </w:r>
      </w:del>
      <w:ins w:id="771" w:author="SDN" w:date="2021-02-01T11:19:00Z">
        <w:r w:rsidR="00E818DA">
          <w:t xml:space="preserve">focus </w:t>
        </w:r>
      </w:ins>
      <w:del w:id="772" w:author="SDN" w:date="2021-02-01T11:19:00Z">
        <w:r w:rsidRPr="00CB28DF" w:rsidDel="00E818DA">
          <w:delText>group</w:delText>
        </w:r>
      </w:del>
      <w:ins w:id="773" w:author="SDN" w:date="2021-02-01T11:19:00Z">
        <w:r w:rsidR="00E818DA">
          <w:t>asset.</w:t>
        </w:r>
      </w:ins>
    </w:p>
    <w:tbl>
      <w:tblPr>
        <w:tblStyle w:val="TableGrid"/>
        <w:tblW w:w="0" w:type="auto"/>
        <w:tblLook w:val="04A0" w:firstRow="1" w:lastRow="0" w:firstColumn="1" w:lastColumn="0" w:noHBand="0" w:noVBand="1"/>
      </w:tblPr>
      <w:tblGrid>
        <w:gridCol w:w="2540"/>
        <w:gridCol w:w="2490"/>
      </w:tblGrid>
      <w:tr w:rsidR="00CB28DF" w14:paraId="25A59F3E" w14:textId="77777777" w:rsidTr="00AE7164">
        <w:tc>
          <w:tcPr>
            <w:tcW w:w="4508" w:type="dxa"/>
          </w:tcPr>
          <w:p w14:paraId="64F780D6" w14:textId="77777777" w:rsidR="00CB28DF" w:rsidRPr="00CB28DF" w:rsidRDefault="00CB28DF" w:rsidP="00CB28DF">
            <w:pPr>
              <w:pStyle w:val="tablecolhead"/>
              <w:rPr>
                <w:rFonts w:eastAsia="Times New Roman" w:cs="Times New Roman"/>
              </w:rPr>
            </w:pPr>
            <w:r w:rsidRPr="00CB28DF">
              <w:rPr>
                <w:rFonts w:eastAsia="Times New Roman" w:cs="Times New Roman"/>
              </w:rPr>
              <w:t>Number of offers</w:t>
            </w:r>
          </w:p>
        </w:tc>
        <w:tc>
          <w:tcPr>
            <w:tcW w:w="4509" w:type="dxa"/>
          </w:tcPr>
          <w:p w14:paraId="06166ECF" w14:textId="77777777" w:rsidR="00CB28DF" w:rsidRPr="00CB28DF" w:rsidRDefault="00CB28DF" w:rsidP="00CB28DF">
            <w:pPr>
              <w:pStyle w:val="tablecolhead"/>
              <w:rPr>
                <w:rFonts w:eastAsia="Times New Roman" w:cs="Times New Roman"/>
              </w:rPr>
            </w:pPr>
            <w:r w:rsidRPr="00CB28DF">
              <w:rPr>
                <w:rFonts w:eastAsia="Times New Roman" w:cs="Times New Roman"/>
              </w:rPr>
              <w:t>Asset type</w:t>
            </w:r>
          </w:p>
        </w:tc>
      </w:tr>
      <w:tr w:rsidR="00CB28DF" w14:paraId="700F4335" w14:textId="77777777" w:rsidTr="00AE7164">
        <w:tc>
          <w:tcPr>
            <w:tcW w:w="4508" w:type="dxa"/>
          </w:tcPr>
          <w:p w14:paraId="5DDACF29" w14:textId="59AEFC2E" w:rsidR="00CB28DF" w:rsidRPr="00CB28DF" w:rsidRDefault="00CB28DF" w:rsidP="00CB28DF">
            <w:pPr>
              <w:pStyle w:val="tablecopy"/>
              <w:rPr>
                <w:rFonts w:eastAsia="Times New Roman" w:cs="Times New Roman"/>
              </w:rPr>
            </w:pPr>
            <w:r w:rsidRPr="00CB28DF">
              <w:rPr>
                <w:rFonts w:eastAsia="Times New Roman" w:cs="Times New Roman"/>
              </w:rPr>
              <w:t>169</w:t>
            </w:r>
            <w:ins w:id="774" w:author="SDN" w:date="2021-02-01T11:18:00Z">
              <w:r w:rsidR="00962EDA">
                <w:rPr>
                  <w:rFonts w:eastAsia="Times New Roman" w:cs="Times New Roman"/>
                </w:rPr>
                <w:t>,</w:t>
              </w:r>
            </w:ins>
            <w:r w:rsidRPr="00CB28DF">
              <w:rPr>
                <w:rFonts w:eastAsia="Times New Roman" w:cs="Times New Roman"/>
              </w:rPr>
              <w:t>130</w:t>
            </w:r>
          </w:p>
        </w:tc>
        <w:tc>
          <w:tcPr>
            <w:tcW w:w="4509" w:type="dxa"/>
          </w:tcPr>
          <w:p w14:paraId="2E4A363B" w14:textId="77777777" w:rsidR="00CB28DF" w:rsidRPr="00CB28DF" w:rsidRDefault="00CB28DF" w:rsidP="00CB28DF">
            <w:pPr>
              <w:pStyle w:val="tablecopy"/>
              <w:rPr>
                <w:rFonts w:eastAsia="Times New Roman" w:cs="Times New Roman"/>
              </w:rPr>
            </w:pPr>
            <w:r w:rsidRPr="00CB28DF">
              <w:rPr>
                <w:rFonts w:eastAsia="Times New Roman" w:cs="Times New Roman"/>
              </w:rPr>
              <w:t>Bitcoin (BTC)</w:t>
            </w:r>
          </w:p>
        </w:tc>
      </w:tr>
      <w:tr w:rsidR="00CB28DF" w14:paraId="081EE732" w14:textId="77777777" w:rsidTr="00AE7164">
        <w:tc>
          <w:tcPr>
            <w:tcW w:w="4508" w:type="dxa"/>
          </w:tcPr>
          <w:p w14:paraId="149236ED" w14:textId="290D6573" w:rsidR="00CB28DF" w:rsidRPr="00CB28DF" w:rsidRDefault="00CB28DF" w:rsidP="00CB28DF">
            <w:pPr>
              <w:pStyle w:val="tablecopy"/>
              <w:rPr>
                <w:rFonts w:eastAsia="Times New Roman" w:cs="Times New Roman"/>
              </w:rPr>
            </w:pPr>
            <w:r w:rsidRPr="00CB28DF">
              <w:rPr>
                <w:rFonts w:eastAsia="Times New Roman" w:cs="Times New Roman"/>
              </w:rPr>
              <w:t>209</w:t>
            </w:r>
            <w:ins w:id="775" w:author="SDN" w:date="2021-02-01T11:18:00Z">
              <w:r w:rsidR="00962EDA">
                <w:rPr>
                  <w:rFonts w:eastAsia="Times New Roman" w:cs="Times New Roman"/>
                </w:rPr>
                <w:t>,</w:t>
              </w:r>
            </w:ins>
            <w:r w:rsidRPr="00CB28DF">
              <w:rPr>
                <w:rFonts w:eastAsia="Times New Roman" w:cs="Times New Roman"/>
              </w:rPr>
              <w:t>727</w:t>
            </w:r>
          </w:p>
        </w:tc>
        <w:tc>
          <w:tcPr>
            <w:tcW w:w="4509" w:type="dxa"/>
          </w:tcPr>
          <w:p w14:paraId="4851E083" w14:textId="5AB66776" w:rsidR="00CB28DF" w:rsidRPr="00CB28DF" w:rsidRDefault="00CB28DF" w:rsidP="00CB28DF">
            <w:pPr>
              <w:pStyle w:val="tablecopy"/>
              <w:rPr>
                <w:rFonts w:eastAsia="Times New Roman" w:cs="Times New Roman"/>
              </w:rPr>
            </w:pPr>
            <w:del w:id="776" w:author="SDN" w:date="2021-02-01T11:05:00Z">
              <w:r w:rsidRPr="00CB28DF" w:rsidDel="00AE7164">
                <w:rPr>
                  <w:rFonts w:eastAsia="Times New Roman" w:cs="Times New Roman"/>
                </w:rPr>
                <w:delText>Ethereum (ETH)</w:delText>
              </w:r>
            </w:del>
            <w:ins w:id="777" w:author="SDN" w:date="2021-02-01T11:05:00Z">
              <w:r w:rsidR="00AE7164">
                <w:rPr>
                  <w:rFonts w:eastAsia="Times New Roman" w:cs="Times New Roman"/>
                </w:rPr>
                <w:t>Ether (ETH)</w:t>
              </w:r>
            </w:ins>
          </w:p>
        </w:tc>
      </w:tr>
    </w:tbl>
    <w:p w14:paraId="24982855" w14:textId="77777777" w:rsidR="00CB28DF" w:rsidRPr="00CB28DF" w:rsidRDefault="00CB28DF" w:rsidP="00CB28DF">
      <w:pPr>
        <w:ind w:firstLine="288"/>
        <w:rPr>
          <w:rFonts w:eastAsia="MS Mincho"/>
          <w:spacing w:val="-1"/>
        </w:rPr>
      </w:pPr>
    </w:p>
    <w:p w14:paraId="7C4FFD12" w14:textId="311BBB13" w:rsidR="00CB28DF" w:rsidRPr="00CB28DF" w:rsidRDefault="00CB28DF" w:rsidP="009909CF">
      <w:pPr>
        <w:rPr>
          <w:rFonts w:eastAsia="MS Mincho"/>
          <w:spacing w:val="-1"/>
        </w:rPr>
        <w:pPrChange w:id="778" w:author="SDN" w:date="2021-02-01T11:20:00Z">
          <w:pPr/>
        </w:pPrChange>
      </w:pPr>
      <w:r w:rsidRPr="00CB28DF">
        <w:rPr>
          <w:rFonts w:eastAsia="MS Mincho"/>
          <w:spacing w:val="-1"/>
        </w:rPr>
        <w:t>Fig. 3 and Fig. 4 are the histogram</w:t>
      </w:r>
      <w:ins w:id="779" w:author="SDN" w:date="2021-02-01T11:19:00Z">
        <w:r w:rsidR="009909CF">
          <w:rPr>
            <w:rFonts w:eastAsia="MS Mincho"/>
            <w:spacing w:val="-1"/>
          </w:rPr>
          <w:t>s</w:t>
        </w:r>
      </w:ins>
      <w:r w:rsidRPr="00CB28DF">
        <w:rPr>
          <w:rFonts w:eastAsia="MS Mincho"/>
          <w:spacing w:val="-1"/>
        </w:rPr>
        <w:t xml:space="preserve"> </w:t>
      </w:r>
      <w:del w:id="780" w:author="SDN" w:date="2021-02-01T11:19:00Z">
        <w:r w:rsidRPr="00CB28DF" w:rsidDel="009909CF">
          <w:rPr>
            <w:rFonts w:eastAsia="MS Mincho"/>
            <w:spacing w:val="-1"/>
          </w:rPr>
          <w:delText xml:space="preserve">diagrams that describe the </w:delText>
        </w:r>
      </w:del>
      <w:ins w:id="781" w:author="SDN" w:date="2021-02-01T11:19:00Z">
        <w:r w:rsidR="009909CF">
          <w:rPr>
            <w:rFonts w:eastAsia="MS Mincho"/>
            <w:spacing w:val="-1"/>
          </w:rPr>
          <w:t xml:space="preserve">demonstrating the </w:t>
        </w:r>
      </w:ins>
      <w:r w:rsidRPr="00CB28DF">
        <w:rPr>
          <w:rFonts w:eastAsia="MS Mincho"/>
          <w:spacing w:val="-1"/>
        </w:rPr>
        <w:t xml:space="preserve">dispersion of the number of users who have used Bitcoin (BTC) and </w:t>
      </w:r>
      <w:del w:id="782" w:author="SDN" w:date="2021-02-01T11:05:00Z">
        <w:r w:rsidRPr="00CB28DF" w:rsidDel="00AE7164">
          <w:rPr>
            <w:rFonts w:eastAsia="MS Mincho"/>
            <w:spacing w:val="-1"/>
          </w:rPr>
          <w:delText>Ethereum (ETH)</w:delText>
        </w:r>
      </w:del>
      <w:ins w:id="783" w:author="SDN" w:date="2021-02-01T11:05:00Z">
        <w:r w:rsidR="00AE7164">
          <w:rPr>
            <w:rFonts w:eastAsia="MS Mincho"/>
            <w:spacing w:val="-1"/>
          </w:rPr>
          <w:t>Ether (ETH)</w:t>
        </w:r>
      </w:ins>
      <w:r w:rsidRPr="00CB28DF">
        <w:rPr>
          <w:rFonts w:eastAsia="MS Mincho"/>
          <w:spacing w:val="-1"/>
        </w:rPr>
        <w:t xml:space="preserve"> assets, </w:t>
      </w:r>
      <w:ins w:id="784" w:author="SDN" w:date="2021-02-01T11:20:00Z">
        <w:r w:rsidR="009909CF">
          <w:rPr>
            <w:rFonts w:eastAsia="MS Mincho"/>
            <w:spacing w:val="-1"/>
          </w:rPr>
          <w:t>respectively.</w:t>
        </w:r>
      </w:ins>
      <w:del w:id="785" w:author="SDN" w:date="2021-02-01T11:20:00Z">
        <w:r w:rsidRPr="00CB28DF" w:rsidDel="009909CF">
          <w:rPr>
            <w:rFonts w:eastAsia="MS Mincho"/>
            <w:spacing w:val="-1"/>
          </w:rPr>
          <w:delText xml:space="preserve">which are the native assets of the </w:delText>
        </w:r>
      </w:del>
      <w:del w:id="786" w:author="SDN" w:date="2021-02-01T11:05:00Z">
        <w:r w:rsidRPr="00CB28DF" w:rsidDel="00AE7164">
          <w:rPr>
            <w:rFonts w:eastAsia="MS Mincho"/>
            <w:spacing w:val="-1"/>
          </w:rPr>
          <w:delText>Ethereum (ETH)</w:delText>
        </w:r>
      </w:del>
      <w:del w:id="787" w:author="SDN" w:date="2021-02-01T11:20:00Z">
        <w:r w:rsidRPr="00CB28DF" w:rsidDel="009909CF">
          <w:rPr>
            <w:rFonts w:eastAsia="MS Mincho"/>
            <w:spacing w:val="-1"/>
          </w:rPr>
          <w:delText xml:space="preserve"> network in their operations, respectively.</w:delText>
        </w:r>
      </w:del>
      <w:r w:rsidRPr="00CB28DF">
        <w:rPr>
          <w:rFonts w:eastAsia="MS Mincho"/>
          <w:spacing w:val="-1"/>
        </w:rPr>
        <w:t xml:space="preserve"> The vertical axis represents the number of users and the horizontal axis is divided into [1000 ,500) , (500 , 0], etc., and </w:t>
      </w:r>
      <w:commentRangeStart w:id="788"/>
      <w:r w:rsidRPr="00CB28DF">
        <w:rPr>
          <w:rFonts w:eastAsia="MS Mincho"/>
          <w:spacing w:val="-1"/>
        </w:rPr>
        <w:t>users for each number of transactions they have in the Stellar network and one of the desired assets that they used in their operations are in one of the intervals of this chart.</w:t>
      </w:r>
      <w:commentRangeEnd w:id="788"/>
      <w:r w:rsidR="009909CF">
        <w:rPr>
          <w:rStyle w:val="CommentReference"/>
        </w:rPr>
        <w:commentReference w:id="788"/>
      </w:r>
    </w:p>
    <w:p w14:paraId="3A8C2470" w14:textId="77777777" w:rsidR="00334339" w:rsidRDefault="00CB28DF" w:rsidP="009909CF">
      <w:pPr>
        <w:rPr>
          <w:ins w:id="789" w:author="SDN" w:date="2021-02-01T12:01:00Z"/>
          <w:rFonts w:eastAsia="MS Mincho"/>
          <w:spacing w:val="-1"/>
        </w:rPr>
        <w:pPrChange w:id="790" w:author="SDN" w:date="2021-02-01T11:28:00Z">
          <w:pPr/>
        </w:pPrChange>
      </w:pPr>
      <w:r w:rsidRPr="00CB28DF">
        <w:rPr>
          <w:rFonts w:eastAsia="MS Mincho"/>
          <w:spacing w:val="-1"/>
        </w:rPr>
        <w:t xml:space="preserve">According to </w:t>
      </w:r>
      <w:ins w:id="791" w:author="SDN" w:date="2021-02-01T11:22:00Z">
        <w:r w:rsidR="009909CF" w:rsidRPr="00CB28DF">
          <w:rPr>
            <w:rFonts w:eastAsia="MS Mincho"/>
            <w:spacing w:val="-1"/>
          </w:rPr>
          <w:t>Fig. 3</w:t>
        </w:r>
        <w:r w:rsidR="009909CF">
          <w:rPr>
            <w:rFonts w:eastAsia="MS Mincho"/>
            <w:spacing w:val="-1"/>
          </w:rPr>
          <w:t>,</w:t>
        </w:r>
        <w:r w:rsidR="009909CF" w:rsidRPr="00CB28DF">
          <w:rPr>
            <w:rFonts w:eastAsia="MS Mincho"/>
            <w:spacing w:val="-1"/>
          </w:rPr>
          <w:t xml:space="preserve"> Fig. 4</w:t>
        </w:r>
      </w:ins>
      <w:ins w:id="792" w:author="SDN" w:date="2021-02-01T11:23:00Z">
        <w:r w:rsidR="009909CF">
          <w:rPr>
            <w:rFonts w:eastAsia="MS Mincho"/>
            <w:spacing w:val="-1"/>
          </w:rPr>
          <w:t>,</w:t>
        </w:r>
      </w:ins>
      <w:ins w:id="793" w:author="SDN" w:date="2021-02-01T11:22:00Z">
        <w:r w:rsidR="009909CF" w:rsidRPr="00CB28DF">
          <w:rPr>
            <w:rFonts w:eastAsia="MS Mincho"/>
            <w:spacing w:val="-1"/>
          </w:rPr>
          <w:t xml:space="preserve"> </w:t>
        </w:r>
      </w:ins>
      <w:del w:id="794" w:author="SDN" w:date="2021-02-01T11:22:00Z">
        <w:r w:rsidRPr="00CB28DF" w:rsidDel="009909CF">
          <w:rPr>
            <w:rFonts w:eastAsia="MS Mincho"/>
            <w:spacing w:val="-1"/>
          </w:rPr>
          <w:delText xml:space="preserve">these two figures </w:delText>
        </w:r>
      </w:del>
      <w:r w:rsidRPr="00CB28DF">
        <w:rPr>
          <w:rFonts w:eastAsia="MS Mincho"/>
          <w:spacing w:val="-1"/>
        </w:rPr>
        <w:t xml:space="preserve">and Table 3, it can be seen that </w:t>
      </w:r>
      <w:ins w:id="795" w:author="SDN" w:date="2021-02-01T11:23:00Z">
        <w:r w:rsidR="009909CF">
          <w:rPr>
            <w:rFonts w:eastAsia="MS Mincho"/>
            <w:spacing w:val="-1"/>
          </w:rPr>
          <w:t xml:space="preserve">users </w:t>
        </w:r>
      </w:ins>
      <w:del w:id="796" w:author="SDN" w:date="2021-02-01T11:23:00Z">
        <w:r w:rsidRPr="00CB28DF" w:rsidDel="009909CF">
          <w:rPr>
            <w:rFonts w:eastAsia="MS Mincho"/>
            <w:spacing w:val="-1"/>
          </w:rPr>
          <w:delText xml:space="preserve">firstly </w:delText>
        </w:r>
      </w:del>
      <w:r w:rsidRPr="00CB28DF">
        <w:rPr>
          <w:rFonts w:eastAsia="MS Mincho"/>
          <w:spacing w:val="-1"/>
        </w:rPr>
        <w:t>in the Stellar network</w:t>
      </w:r>
      <w:del w:id="797" w:author="SDN" w:date="2021-02-01T11:23:00Z">
        <w:r w:rsidRPr="00CB28DF" w:rsidDel="009909CF">
          <w:rPr>
            <w:rFonts w:eastAsia="MS Mincho"/>
            <w:spacing w:val="-1"/>
          </w:rPr>
          <w:delText>, users</w:delText>
        </w:r>
      </w:del>
      <w:r w:rsidRPr="00CB28DF">
        <w:rPr>
          <w:rFonts w:eastAsia="MS Mincho"/>
          <w:spacing w:val="-1"/>
        </w:rPr>
        <w:t xml:space="preserve"> are more interested in the </w:t>
      </w:r>
      <w:del w:id="798" w:author="SDN" w:date="2021-02-01T11:05:00Z">
        <w:r w:rsidRPr="00CB28DF" w:rsidDel="00AE7164">
          <w:rPr>
            <w:rFonts w:eastAsia="MS Mincho"/>
            <w:spacing w:val="-1"/>
          </w:rPr>
          <w:delText>Ethereum (ETH)</w:delText>
        </w:r>
      </w:del>
      <w:ins w:id="799" w:author="SDN" w:date="2021-02-01T11:05:00Z">
        <w:r w:rsidR="00AE7164">
          <w:rPr>
            <w:rFonts w:eastAsia="MS Mincho"/>
            <w:spacing w:val="-1"/>
          </w:rPr>
          <w:t>Ether (ETH)</w:t>
        </w:r>
      </w:ins>
      <w:r w:rsidRPr="00CB28DF">
        <w:rPr>
          <w:rFonts w:eastAsia="MS Mincho"/>
          <w:spacing w:val="-1"/>
        </w:rPr>
        <w:t xml:space="preserve"> cryptocurrency, </w:t>
      </w:r>
      <w:ins w:id="800" w:author="SDN" w:date="2021-02-01T11:23:00Z">
        <w:r w:rsidR="009909CF">
          <w:rPr>
            <w:rFonts w:eastAsia="MS Mincho"/>
            <w:spacing w:val="-1"/>
          </w:rPr>
          <w:t xml:space="preserve">and </w:t>
        </w:r>
      </w:ins>
      <w:del w:id="801" w:author="SDN" w:date="2021-02-01T11:23:00Z">
        <w:r w:rsidRPr="00CB28DF" w:rsidDel="009909CF">
          <w:rPr>
            <w:rFonts w:eastAsia="MS Mincho"/>
            <w:spacing w:val="-1"/>
          </w:rPr>
          <w:delText xml:space="preserve">in other words, </w:delText>
        </w:r>
      </w:del>
      <w:del w:id="802" w:author="SDN" w:date="2021-02-01T11:05:00Z">
        <w:r w:rsidRPr="00CB28DF" w:rsidDel="00AE7164">
          <w:rPr>
            <w:rFonts w:eastAsia="MS Mincho"/>
            <w:spacing w:val="-1"/>
          </w:rPr>
          <w:delText>Ethereum (ETH)</w:delText>
        </w:r>
      </w:del>
      <w:ins w:id="803" w:author="SDN" w:date="2021-02-01T11:05:00Z">
        <w:r w:rsidR="00AE7164">
          <w:rPr>
            <w:rFonts w:eastAsia="MS Mincho"/>
            <w:spacing w:val="-1"/>
          </w:rPr>
          <w:t>Ether (ETH)</w:t>
        </w:r>
      </w:ins>
      <w:r w:rsidRPr="00CB28DF">
        <w:rPr>
          <w:rFonts w:eastAsia="MS Mincho"/>
          <w:spacing w:val="-1"/>
        </w:rPr>
        <w:t xml:space="preserve"> </w:t>
      </w:r>
      <w:del w:id="804" w:author="SDN" w:date="2021-02-01T11:24:00Z">
        <w:r w:rsidRPr="00CB28DF" w:rsidDel="009909CF">
          <w:rPr>
            <w:rFonts w:eastAsia="MS Mincho"/>
            <w:spacing w:val="-1"/>
          </w:rPr>
          <w:delText xml:space="preserve">assets are </w:delText>
        </w:r>
      </w:del>
      <w:ins w:id="805" w:author="SDN" w:date="2021-02-01T11:24:00Z">
        <w:r w:rsidR="009909CF">
          <w:rPr>
            <w:rFonts w:eastAsia="MS Mincho"/>
            <w:spacing w:val="-1"/>
          </w:rPr>
          <w:t xml:space="preserve">is </w:t>
        </w:r>
      </w:ins>
      <w:r w:rsidRPr="00CB28DF">
        <w:rPr>
          <w:rFonts w:eastAsia="MS Mincho"/>
          <w:spacing w:val="-1"/>
        </w:rPr>
        <w:t>used more than Bitcoin (BTC) in the exchanges of this network</w:t>
      </w:r>
      <w:ins w:id="806" w:author="SDN" w:date="2021-02-01T11:24:00Z">
        <w:r w:rsidR="009909CF">
          <w:rPr>
            <w:rFonts w:eastAsia="MS Mincho"/>
            <w:spacing w:val="-1"/>
          </w:rPr>
          <w:t>. More over</w:t>
        </w:r>
      </w:ins>
      <w:r w:rsidRPr="00CB28DF">
        <w:rPr>
          <w:rFonts w:eastAsia="MS Mincho"/>
          <w:spacing w:val="-1"/>
        </w:rPr>
        <w:t xml:space="preserve">, </w:t>
      </w:r>
      <w:del w:id="807" w:author="SDN" w:date="2021-02-01T11:24:00Z">
        <w:r w:rsidRPr="00CB28DF" w:rsidDel="009909CF">
          <w:rPr>
            <w:rFonts w:eastAsia="MS Mincho"/>
            <w:spacing w:val="-1"/>
          </w:rPr>
          <w:delText xml:space="preserve">and secondly, </w:delText>
        </w:r>
      </w:del>
      <w:r w:rsidRPr="00CB28DF">
        <w:rPr>
          <w:rFonts w:eastAsia="MS Mincho"/>
          <w:spacing w:val="-1"/>
        </w:rPr>
        <w:t xml:space="preserve">users who have </w:t>
      </w:r>
      <w:r w:rsidR="005B41E6">
        <w:t xml:space="preserve">conducted </w:t>
      </w:r>
      <w:r w:rsidRPr="00CB28DF">
        <w:rPr>
          <w:rFonts w:eastAsia="MS Mincho"/>
          <w:spacing w:val="-1"/>
        </w:rPr>
        <w:t xml:space="preserve">more operations, </w:t>
      </w:r>
      <w:del w:id="808" w:author="SDN" w:date="2021-02-01T11:24:00Z">
        <w:r w:rsidRPr="00CB28DF" w:rsidDel="009909CF">
          <w:rPr>
            <w:rFonts w:eastAsia="MS Mincho"/>
            <w:spacing w:val="-1"/>
          </w:rPr>
          <w:delText xml:space="preserve">they </w:delText>
        </w:r>
      </w:del>
      <w:r w:rsidRPr="00CB28DF">
        <w:rPr>
          <w:rFonts w:eastAsia="MS Mincho"/>
          <w:spacing w:val="-1"/>
        </w:rPr>
        <w:t xml:space="preserve">perform most of their transactions on </w:t>
      </w:r>
      <w:del w:id="809" w:author="SDN" w:date="2021-02-01T11:05:00Z">
        <w:r w:rsidRPr="00CB28DF" w:rsidDel="00AE7164">
          <w:rPr>
            <w:rFonts w:eastAsia="MS Mincho"/>
            <w:spacing w:val="-1"/>
          </w:rPr>
          <w:delText>Ethereum (ETH)</w:delText>
        </w:r>
      </w:del>
      <w:ins w:id="810" w:author="SDN" w:date="2021-02-01T11:05:00Z">
        <w:r w:rsidR="00AE7164">
          <w:rPr>
            <w:rFonts w:eastAsia="MS Mincho"/>
            <w:spacing w:val="-1"/>
          </w:rPr>
          <w:t>Ether (ETH)</w:t>
        </w:r>
      </w:ins>
      <w:ins w:id="811" w:author="SDN" w:date="2021-02-01T11:24:00Z">
        <w:r w:rsidR="009909CF">
          <w:rPr>
            <w:rFonts w:eastAsia="MS Mincho"/>
            <w:spacing w:val="-1"/>
          </w:rPr>
          <w:t xml:space="preserve">. </w:t>
        </w:r>
      </w:ins>
      <w:ins w:id="812" w:author="SDN" w:date="2021-02-01T11:25:00Z">
        <w:r w:rsidR="009909CF">
          <w:rPr>
            <w:rFonts w:eastAsia="MS Mincho"/>
            <w:spacing w:val="-1"/>
          </w:rPr>
          <w:t xml:space="preserve">An interesting point here is that </w:t>
        </w:r>
        <w:r w:rsidR="009909CF" w:rsidRPr="00CB28DF">
          <w:rPr>
            <w:rFonts w:eastAsia="MS Mincho"/>
            <w:spacing w:val="-1"/>
          </w:rPr>
          <w:t xml:space="preserve">the users who have done more transactions are far more than </w:t>
        </w:r>
        <w:r w:rsidR="009909CF">
          <w:rPr>
            <w:rFonts w:eastAsia="MS Mincho"/>
            <w:spacing w:val="-1"/>
          </w:rPr>
          <w:t xml:space="preserve">the </w:t>
        </w:r>
        <w:r w:rsidR="009909CF" w:rsidRPr="00CB28DF">
          <w:rPr>
            <w:rFonts w:eastAsia="MS Mincho"/>
            <w:spacing w:val="-1"/>
          </w:rPr>
          <w:t>users who have only one or a limited number of transactions in the network and no longer use their account.</w:t>
        </w:r>
      </w:ins>
      <w:ins w:id="813" w:author="SDN" w:date="2021-02-01T11:26:00Z">
        <w:r w:rsidR="009909CF">
          <w:rPr>
            <w:rFonts w:eastAsia="MS Mincho"/>
            <w:spacing w:val="-1"/>
          </w:rPr>
          <w:t xml:space="preserve"> </w:t>
        </w:r>
      </w:ins>
      <w:ins w:id="814" w:author="SDN" w:date="2021-02-01T11:27:00Z">
        <w:r w:rsidR="009909CF">
          <w:rPr>
            <w:rFonts w:eastAsia="MS Mincho"/>
            <w:spacing w:val="-1"/>
          </w:rPr>
          <w:t xml:space="preserve">We can conclude that </w:t>
        </w:r>
      </w:ins>
      <w:del w:id="815" w:author="SDN" w:date="2021-02-01T11:26:00Z">
        <w:r w:rsidRPr="00CB28DF" w:rsidDel="009909CF">
          <w:rPr>
            <w:rFonts w:eastAsia="MS Mincho"/>
            <w:spacing w:val="-1"/>
          </w:rPr>
          <w:delText>, and thirdly, they provide the validity of the Stellar network and, consequently, the accuracy of this network information, because</w:delText>
        </w:r>
      </w:del>
      <w:ins w:id="816" w:author="SDN" w:date="2021-02-01T11:27:00Z">
        <w:r w:rsidR="009909CF">
          <w:rPr>
            <w:rFonts w:eastAsia="MS Mincho"/>
            <w:spacing w:val="-1"/>
          </w:rPr>
          <w:t>most users trust the Stellar network for their exchanges</w:t>
        </w:r>
      </w:ins>
      <w:ins w:id="817" w:author="SDN" w:date="2021-02-01T11:28:00Z">
        <w:r w:rsidR="009909CF">
          <w:rPr>
            <w:rFonts w:eastAsia="MS Mincho"/>
            <w:spacing w:val="-1"/>
          </w:rPr>
          <w:t>.</w:t>
        </w:r>
      </w:ins>
    </w:p>
    <w:p w14:paraId="23ACA496" w14:textId="64FAC363" w:rsidR="00CB28DF" w:rsidRPr="00D027DB" w:rsidRDefault="00334339" w:rsidP="00334339">
      <w:pPr>
        <w:rPr>
          <w:rFonts w:eastAsia="MS Mincho"/>
          <w:spacing w:val="-1"/>
        </w:rPr>
        <w:pPrChange w:id="818" w:author="SDN" w:date="2021-02-01T12:06:00Z">
          <w:pPr/>
        </w:pPrChange>
      </w:pPr>
      <w:moveToRangeStart w:id="819" w:author="SDN" w:date="2021-02-01T12:01:00Z" w:name="move63073321"/>
      <w:moveTo w:id="820" w:author="SDN" w:date="2021-02-01T12:01:00Z">
        <w:del w:id="821" w:author="SDN" w:date="2021-02-01T12:01:00Z">
          <w:r w:rsidRPr="00CB28DF" w:rsidDel="00334339">
            <w:rPr>
              <w:rFonts w:eastAsia="MS Mincho"/>
              <w:spacing w:val="-1"/>
            </w:rPr>
            <w:delText xml:space="preserve">according to </w:delText>
          </w:r>
        </w:del>
        <w:r w:rsidRPr="00CB28DF">
          <w:rPr>
            <w:rFonts w:eastAsia="MS Mincho"/>
            <w:spacing w:val="-1"/>
          </w:rPr>
          <w:t>Fig. 5</w:t>
        </w:r>
      </w:moveTo>
      <w:ins w:id="822" w:author="SDN" w:date="2021-02-01T12:01:00Z">
        <w:r>
          <w:rPr>
            <w:rFonts w:eastAsia="MS Mincho"/>
            <w:spacing w:val="-1"/>
          </w:rPr>
          <w:t xml:space="preserve"> </w:t>
        </w:r>
      </w:ins>
      <w:moveTo w:id="823" w:author="SDN" w:date="2021-02-01T12:01:00Z">
        <w:del w:id="824" w:author="SDN" w:date="2021-02-01T12:01:00Z">
          <w:r w:rsidRPr="00CB28DF" w:rsidDel="00334339">
            <w:rPr>
              <w:rFonts w:eastAsia="MS Mincho"/>
              <w:spacing w:val="-1"/>
            </w:rPr>
            <w:delText xml:space="preserve">, </w:delText>
          </w:r>
        </w:del>
        <w:del w:id="825" w:author="SDN" w:date="2021-02-01T12:02:00Z">
          <w:r w:rsidRPr="00CB28DF" w:rsidDel="00334339">
            <w:rPr>
              <w:rFonts w:eastAsia="MS Mincho"/>
              <w:spacing w:val="-1"/>
            </w:rPr>
            <w:delText xml:space="preserve">which shows </w:delText>
          </w:r>
        </w:del>
      </w:moveTo>
      <w:ins w:id="826" w:author="SDN" w:date="2021-02-01T12:02:00Z">
        <w:r>
          <w:rPr>
            <w:rFonts w:eastAsia="MS Mincho"/>
            <w:spacing w:val="-1"/>
          </w:rPr>
          <w:t xml:space="preserve">demonstrates </w:t>
        </w:r>
      </w:ins>
      <w:moveTo w:id="827" w:author="SDN" w:date="2021-02-01T12:01:00Z">
        <w:r w:rsidRPr="00CB28DF">
          <w:rPr>
            <w:rFonts w:eastAsia="MS Mincho"/>
            <w:spacing w:val="-1"/>
          </w:rPr>
          <w:t>the number of asset exchange operations between the two assets</w:t>
        </w:r>
        <w:del w:id="828" w:author="SDN" w:date="2021-02-01T12:02:00Z">
          <w:r w:rsidRPr="00CB28DF" w:rsidDel="00334339">
            <w:rPr>
              <w:rFonts w:eastAsia="MS Mincho"/>
              <w:spacing w:val="-1"/>
            </w:rPr>
            <w:delText>,</w:delText>
          </w:r>
        </w:del>
      </w:moveTo>
      <w:ins w:id="829" w:author="SDN" w:date="2021-02-01T12:02:00Z">
        <w:r>
          <w:rPr>
            <w:rFonts w:eastAsia="MS Mincho"/>
            <w:spacing w:val="-1"/>
          </w:rPr>
          <w:t xml:space="preserve">. </w:t>
        </w:r>
      </w:ins>
      <w:ins w:id="830" w:author="SDN" w:date="2021-02-01T12:03:00Z">
        <w:r>
          <w:rPr>
            <w:rFonts w:eastAsia="MS Mincho"/>
            <w:spacing w:val="-1"/>
          </w:rPr>
          <w:t xml:space="preserve">By a look at the number of operations by </w:t>
        </w:r>
      </w:ins>
      <w:moveTo w:id="831" w:author="SDN" w:date="2021-02-01T12:01:00Z">
        <w:del w:id="832" w:author="SDN" w:date="2021-02-01T12:02:00Z">
          <w:r w:rsidRPr="00CB28DF" w:rsidDel="00334339">
            <w:rPr>
              <w:rFonts w:eastAsia="MS Mincho"/>
              <w:spacing w:val="-1"/>
            </w:rPr>
            <w:delText xml:space="preserve"> as we approach </w:delText>
          </w:r>
        </w:del>
        <w:r w:rsidRPr="00CB28DF">
          <w:rPr>
            <w:rFonts w:eastAsia="MS Mincho"/>
            <w:spacing w:val="-1"/>
          </w:rPr>
          <w:t>the end of 2019</w:t>
        </w:r>
      </w:moveTo>
      <w:ins w:id="833" w:author="SDN" w:date="2021-02-01T12:03:00Z">
        <w:r>
          <w:rPr>
            <w:rFonts w:eastAsia="MS Mincho"/>
            <w:spacing w:val="-1"/>
          </w:rPr>
          <w:t xml:space="preserve"> year</w:t>
        </w:r>
      </w:ins>
      <w:moveTo w:id="834" w:author="SDN" w:date="2021-02-01T12:01:00Z">
        <w:r w:rsidRPr="00CB28DF">
          <w:rPr>
            <w:rFonts w:eastAsia="MS Mincho"/>
            <w:spacing w:val="-1"/>
          </w:rPr>
          <w:t xml:space="preserve">, </w:t>
        </w:r>
      </w:moveTo>
      <w:ins w:id="835" w:author="SDN" w:date="2021-02-01T12:04:00Z">
        <w:r>
          <w:rPr>
            <w:rFonts w:eastAsia="MS Mincho"/>
            <w:spacing w:val="-1"/>
          </w:rPr>
          <w:t xml:space="preserve">it is evident that </w:t>
        </w:r>
        <w:r w:rsidRPr="00CB28DF">
          <w:rPr>
            <w:rFonts w:eastAsia="MS Mincho"/>
            <w:spacing w:val="-1"/>
          </w:rPr>
          <w:t xml:space="preserve">with the outbreak of </w:t>
        </w:r>
        <w:r w:rsidRPr="00CB28DF">
          <w:rPr>
            <w:rFonts w:eastAsia="MS Mincho"/>
            <w:spacing w:val="-1"/>
          </w:rPr>
          <w:t>C</w:t>
        </w:r>
        <w:r>
          <w:rPr>
            <w:rFonts w:eastAsia="MS Mincho"/>
            <w:spacing w:val="-1"/>
          </w:rPr>
          <w:t>OVID</w:t>
        </w:r>
        <w:r w:rsidRPr="00CB28DF">
          <w:rPr>
            <w:rFonts w:eastAsia="MS Mincho"/>
            <w:spacing w:val="-1"/>
          </w:rPr>
          <w:t>-19</w:t>
        </w:r>
      </w:ins>
      <w:ins w:id="836" w:author="SDN" w:date="2021-02-01T12:05:00Z">
        <w:r>
          <w:rPr>
            <w:rFonts w:eastAsia="MS Mincho"/>
            <w:spacing w:val="-1"/>
          </w:rPr>
          <w:t>,</w:t>
        </w:r>
      </w:ins>
      <w:ins w:id="837" w:author="SDN" w:date="2021-02-01T12:04:00Z">
        <w:r w:rsidRPr="00CB28DF">
          <w:rPr>
            <w:rFonts w:eastAsia="MS Mincho"/>
            <w:spacing w:val="-1"/>
          </w:rPr>
          <w:t xml:space="preserve"> </w:t>
        </w:r>
      </w:ins>
      <w:moveTo w:id="838" w:author="SDN" w:date="2021-02-01T12:01:00Z">
        <w:del w:id="839" w:author="SDN" w:date="2021-02-01T12:03:00Z">
          <w:r w:rsidRPr="00CB28DF" w:rsidDel="00334339">
            <w:rPr>
              <w:rFonts w:eastAsia="MS Mincho"/>
              <w:spacing w:val="-1"/>
            </w:rPr>
            <w:delText xml:space="preserve">which simultaneously with the outbreak of Covid-19 disease, </w:delText>
          </w:r>
        </w:del>
        <w:r w:rsidRPr="00CB28DF">
          <w:rPr>
            <w:rFonts w:eastAsia="MS Mincho"/>
            <w:spacing w:val="-1"/>
          </w:rPr>
          <w:t>the number of financial exchanges in th</w:t>
        </w:r>
      </w:moveTo>
      <w:ins w:id="840" w:author="SDN" w:date="2021-02-01T12:05:00Z">
        <w:r>
          <w:rPr>
            <w:rFonts w:eastAsia="MS Mincho"/>
            <w:spacing w:val="-1"/>
          </w:rPr>
          <w:t>e</w:t>
        </w:r>
      </w:ins>
      <w:moveTo w:id="841" w:author="SDN" w:date="2021-02-01T12:01:00Z">
        <w:del w:id="842" w:author="SDN" w:date="2021-02-01T12:05:00Z">
          <w:r w:rsidRPr="00CB28DF" w:rsidDel="00334339">
            <w:rPr>
              <w:rFonts w:eastAsia="MS Mincho"/>
              <w:spacing w:val="-1"/>
            </w:rPr>
            <w:delText>is</w:delText>
          </w:r>
        </w:del>
        <w:r w:rsidRPr="00CB28DF">
          <w:rPr>
            <w:rFonts w:eastAsia="MS Mincho"/>
            <w:spacing w:val="-1"/>
          </w:rPr>
          <w:t xml:space="preserve"> network </w:t>
        </w:r>
      </w:moveTo>
      <w:ins w:id="843" w:author="SDN" w:date="2021-02-01T12:05:00Z">
        <w:r>
          <w:rPr>
            <w:rFonts w:eastAsia="MS Mincho"/>
            <w:spacing w:val="-1"/>
          </w:rPr>
          <w:t xml:space="preserve">also </w:t>
        </w:r>
      </w:ins>
      <w:moveTo w:id="844" w:author="SDN" w:date="2021-02-01T12:01:00Z">
        <w:r w:rsidRPr="00CB28DF">
          <w:rPr>
            <w:rFonts w:eastAsia="MS Mincho"/>
            <w:spacing w:val="-1"/>
          </w:rPr>
          <w:t>declines significantly</w:t>
        </w:r>
      </w:moveTo>
      <w:ins w:id="845" w:author="SDN" w:date="2021-02-01T12:06:00Z">
        <w:r>
          <w:rPr>
            <w:rFonts w:eastAsia="MS Mincho"/>
            <w:spacing w:val="-1"/>
          </w:rPr>
          <w:t>.</w:t>
        </w:r>
      </w:ins>
      <w:moveTo w:id="846" w:author="SDN" w:date="2021-02-01T12:01:00Z">
        <w:del w:id="847" w:author="SDN" w:date="2021-02-01T12:06:00Z">
          <w:r w:rsidRPr="00CB28DF" w:rsidDel="00334339">
            <w:rPr>
              <w:rFonts w:eastAsia="MS Mincho"/>
              <w:spacing w:val="-1"/>
            </w:rPr>
            <w:delText xml:space="preserve">. This can also be seen in Figure </w:delText>
          </w:r>
        </w:del>
        <w:del w:id="848" w:author="SDN" w:date="2021-02-01T12:05:00Z">
          <w:r w:rsidRPr="00CB28DF" w:rsidDel="00334339">
            <w:rPr>
              <w:rFonts w:eastAsia="MS Mincho"/>
              <w:spacing w:val="-1"/>
            </w:rPr>
            <w:delText>-</w:delText>
          </w:r>
        </w:del>
        <w:del w:id="849" w:author="SDN" w:date="2021-02-01T12:06:00Z">
          <w:r w:rsidRPr="00CB28DF" w:rsidDel="00334339">
            <w:rPr>
              <w:rFonts w:eastAsia="MS Mincho"/>
              <w:spacing w:val="-1"/>
            </w:rPr>
            <w:delText xml:space="preserve">6, </w:delText>
          </w:r>
        </w:del>
        <w:del w:id="850" w:author="SDN" w:date="2021-02-01T12:05:00Z">
          <w:r w:rsidRPr="00CB28DF" w:rsidDel="00334339">
            <w:rPr>
              <w:rFonts w:eastAsia="MS Mincho"/>
              <w:spacing w:val="-1"/>
            </w:rPr>
            <w:delText xml:space="preserve">which </w:delText>
          </w:r>
        </w:del>
        <w:del w:id="851" w:author="SDN" w:date="2021-02-01T12:06:00Z">
          <w:r w:rsidRPr="00CB28DF" w:rsidDel="00334339">
            <w:rPr>
              <w:rFonts w:eastAsia="MS Mincho"/>
              <w:spacing w:val="-1"/>
            </w:rPr>
            <w:delText xml:space="preserve">as </w:delText>
          </w:r>
        </w:del>
        <w:del w:id="852" w:author="SDN" w:date="2021-02-01T12:05:00Z">
          <w:r w:rsidRPr="00CB28DF" w:rsidDel="00334339">
            <w:rPr>
              <w:rFonts w:eastAsia="MS Mincho"/>
              <w:spacing w:val="-1"/>
            </w:rPr>
            <w:delText xml:space="preserve">we approach </w:delText>
          </w:r>
        </w:del>
        <w:del w:id="853" w:author="SDN" w:date="2021-02-01T12:06:00Z">
          <w:r w:rsidRPr="00CB28DF" w:rsidDel="00334339">
            <w:rPr>
              <w:rFonts w:eastAsia="MS Mincho"/>
              <w:spacing w:val="-1"/>
            </w:rPr>
            <w:delText>the last days of 2019, the volume of exchanges also decreases.</w:delText>
          </w:r>
        </w:del>
      </w:moveTo>
      <w:moveToRangeEnd w:id="819"/>
      <w:del w:id="854" w:author="SDN" w:date="2021-02-01T11:27:00Z">
        <w:r w:rsidR="00CB28DF" w:rsidRPr="00CB28DF" w:rsidDel="009909CF">
          <w:rPr>
            <w:rFonts w:eastAsia="MS Mincho"/>
            <w:spacing w:val="-1"/>
          </w:rPr>
          <w:delText xml:space="preserve"> </w:delText>
        </w:r>
      </w:del>
      <w:del w:id="855" w:author="SDN" w:date="2021-02-01T11:25:00Z">
        <w:r w:rsidR="00CB28DF" w:rsidRPr="00CB28DF" w:rsidDel="009909CF">
          <w:rPr>
            <w:rFonts w:eastAsia="MS Mincho"/>
            <w:spacing w:val="-1"/>
          </w:rPr>
          <w:delText>the users who have done more transactions are far more than users who have only one or a limited number of transactions in the Stellar network and no longer use their account.</w:delText>
        </w:r>
      </w:del>
    </w:p>
    <w:p w14:paraId="3132CA83" w14:textId="4A40AF98" w:rsidR="00CB28DF" w:rsidDel="00F356B3" w:rsidRDefault="00CB28DF" w:rsidP="00334339">
      <w:pPr>
        <w:rPr>
          <w:del w:id="856" w:author="SDN" w:date="2021-02-01T11:30:00Z"/>
          <w:rFonts w:eastAsia="MS Mincho"/>
          <w:spacing w:val="-1"/>
        </w:rPr>
        <w:pPrChange w:id="857" w:author="SDN" w:date="2021-02-01T11:58:00Z">
          <w:pPr/>
        </w:pPrChange>
      </w:pPr>
      <w:del w:id="858" w:author="SDN" w:date="2021-02-01T12:06:00Z">
        <w:r w:rsidRPr="00CB28DF" w:rsidDel="00334339">
          <w:rPr>
            <w:rFonts w:eastAsia="MS Mincho"/>
            <w:spacing w:val="-1"/>
          </w:rPr>
          <w:delText xml:space="preserve">Given that in </w:delText>
        </w:r>
      </w:del>
      <w:del w:id="859" w:author="SDN" w:date="2021-02-01T11:29:00Z">
        <w:r w:rsidRPr="00CB28DF" w:rsidDel="00F356B3">
          <w:rPr>
            <w:rFonts w:eastAsia="MS Mincho"/>
            <w:spacing w:val="-1"/>
          </w:rPr>
          <w:delText xml:space="preserve">both </w:delText>
        </w:r>
      </w:del>
      <w:del w:id="860" w:author="SDN" w:date="2021-02-01T12:06:00Z">
        <w:r w:rsidRPr="00CB28DF" w:rsidDel="00334339">
          <w:rPr>
            <w:rFonts w:eastAsia="MS Mincho"/>
            <w:spacing w:val="-1"/>
          </w:rPr>
          <w:delText>Figures 3</w:delText>
        </w:r>
      </w:del>
      <w:del w:id="861" w:author="SDN" w:date="2021-02-01T11:29:00Z">
        <w:r w:rsidRPr="00CB28DF" w:rsidDel="00F356B3">
          <w:rPr>
            <w:rFonts w:eastAsia="MS Mincho"/>
            <w:spacing w:val="-1"/>
          </w:rPr>
          <w:delText xml:space="preserve"> and</w:delText>
        </w:r>
      </w:del>
      <w:del w:id="862" w:author="SDN" w:date="2021-02-01T12:06:00Z">
        <w:r w:rsidRPr="00CB28DF" w:rsidDel="00334339">
          <w:rPr>
            <w:rFonts w:eastAsia="MS Mincho"/>
            <w:spacing w:val="-1"/>
          </w:rPr>
          <w:delText xml:space="preserve"> 4 and </w:delText>
        </w:r>
      </w:del>
      <w:del w:id="863" w:author="SDN" w:date="2021-02-01T11:29:00Z">
        <w:r w:rsidRPr="00CB28DF" w:rsidDel="00F356B3">
          <w:rPr>
            <w:rFonts w:eastAsia="MS Mincho"/>
            <w:spacing w:val="-1"/>
          </w:rPr>
          <w:delText xml:space="preserve">Fig. </w:delText>
        </w:r>
      </w:del>
      <w:del w:id="864" w:author="SDN" w:date="2021-02-01T12:06:00Z">
        <w:r w:rsidRPr="00CB28DF" w:rsidDel="00334339">
          <w:rPr>
            <w:rFonts w:eastAsia="MS Mincho"/>
            <w:spacing w:val="-1"/>
          </w:rPr>
          <w:delText xml:space="preserve">5, the number of exchanges of </w:delText>
        </w:r>
      </w:del>
      <w:del w:id="865" w:author="SDN" w:date="2021-02-01T11:05:00Z">
        <w:r w:rsidRPr="00CB28DF" w:rsidDel="00AE7164">
          <w:rPr>
            <w:rFonts w:eastAsia="MS Mincho"/>
            <w:spacing w:val="-1"/>
          </w:rPr>
          <w:delText>Ethereum (ETH)</w:delText>
        </w:r>
      </w:del>
      <w:del w:id="866" w:author="SDN" w:date="2021-02-01T12:06:00Z">
        <w:r w:rsidRPr="00CB28DF" w:rsidDel="00334339">
          <w:rPr>
            <w:rFonts w:eastAsia="MS Mincho"/>
            <w:spacing w:val="-1"/>
          </w:rPr>
          <w:delText xml:space="preserve"> </w:delText>
        </w:r>
      </w:del>
      <w:del w:id="867" w:author="SDN" w:date="2021-02-01T11:29:00Z">
        <w:r w:rsidRPr="00CB28DF" w:rsidDel="00F356B3">
          <w:rPr>
            <w:rFonts w:eastAsia="MS Mincho"/>
            <w:spacing w:val="-1"/>
          </w:rPr>
          <w:delText>assets is</w:delText>
        </w:r>
      </w:del>
      <w:del w:id="868" w:author="SDN" w:date="2021-02-01T12:06:00Z">
        <w:r w:rsidRPr="00CB28DF" w:rsidDel="00334339">
          <w:rPr>
            <w:rFonts w:eastAsia="MS Mincho"/>
            <w:spacing w:val="-1"/>
          </w:rPr>
          <w:delText xml:space="preserve"> much higher than </w:delText>
        </w:r>
      </w:del>
      <w:del w:id="869" w:author="SDN" w:date="2021-02-01T11:29:00Z">
        <w:r w:rsidRPr="00CB28DF" w:rsidDel="00F356B3">
          <w:rPr>
            <w:rFonts w:eastAsia="MS Mincho"/>
            <w:spacing w:val="-1"/>
          </w:rPr>
          <w:delText xml:space="preserve">of </w:delText>
        </w:r>
      </w:del>
      <w:del w:id="870" w:author="SDN" w:date="2021-02-01T12:06:00Z">
        <w:r w:rsidRPr="00CB28DF" w:rsidDel="00334339">
          <w:rPr>
            <w:rFonts w:eastAsia="MS Mincho"/>
            <w:spacing w:val="-1"/>
          </w:rPr>
          <w:delText xml:space="preserve">Bitcoin (BTC) assets, </w:delText>
        </w:r>
      </w:del>
      <w:r w:rsidRPr="00CB28DF">
        <w:rPr>
          <w:rFonts w:eastAsia="MS Mincho"/>
          <w:spacing w:val="-1"/>
        </w:rPr>
        <w:t>Fig. 6 demonstrates another view of the exchanges.</w:t>
      </w:r>
      <w:ins w:id="871" w:author="SDN" w:date="2021-02-01T11:30:00Z">
        <w:r w:rsidR="00F356B3">
          <w:rPr>
            <w:rFonts w:eastAsia="MS Mincho"/>
            <w:spacing w:val="-1"/>
          </w:rPr>
          <w:t xml:space="preserve"> In this figure,</w:t>
        </w:r>
      </w:ins>
    </w:p>
    <w:p w14:paraId="048FCA07" w14:textId="2CD63119" w:rsidR="00CB28DF" w:rsidDel="00F356B3" w:rsidRDefault="00CB28DF" w:rsidP="00334339">
      <w:pPr>
        <w:rPr>
          <w:del w:id="872" w:author="SDN" w:date="2021-02-01T11:30:00Z"/>
          <w:rFonts w:eastAsia="MS Mincho"/>
          <w:noProof/>
          <w:sz w:val="16"/>
          <w:szCs w:val="16"/>
        </w:rPr>
        <w:pPrChange w:id="873" w:author="SDN" w:date="2021-02-01T11:58:00Z">
          <w:pPr/>
        </w:pPrChange>
      </w:pPr>
    </w:p>
    <w:p w14:paraId="1B461821" w14:textId="77777777" w:rsidR="00CB28DF" w:rsidRPr="00CB28DF" w:rsidDel="00F356B3" w:rsidRDefault="00CB28DF" w:rsidP="00334339">
      <w:pPr>
        <w:rPr>
          <w:del w:id="874" w:author="SDN" w:date="2021-02-01T11:30:00Z"/>
          <w:rFonts w:eastAsia="MS Mincho"/>
          <w:noProof/>
          <w:sz w:val="16"/>
          <w:szCs w:val="16"/>
        </w:rPr>
        <w:pPrChange w:id="875" w:author="SDN" w:date="2021-02-01T11:58:00Z">
          <w:pPr/>
        </w:pPrChange>
      </w:pPr>
    </w:p>
    <w:p w14:paraId="0B507C5D" w14:textId="522F19FD" w:rsidR="00334339" w:rsidRDefault="00CB28DF" w:rsidP="00334339">
      <w:pPr>
        <w:rPr>
          <w:ins w:id="876" w:author="SDN" w:date="2021-02-01T12:00:00Z"/>
          <w:rFonts w:eastAsia="MS Mincho"/>
          <w:spacing w:val="-1"/>
        </w:rPr>
        <w:pPrChange w:id="877" w:author="SDN" w:date="2021-02-01T12:06:00Z">
          <w:pPr/>
        </w:pPrChange>
      </w:pPr>
      <w:del w:id="878" w:author="SDN" w:date="2021-02-01T11:30:00Z">
        <w:r w:rsidRPr="00CB28DF" w:rsidDel="00F356B3">
          <w:rPr>
            <w:rFonts w:eastAsia="MS Mincho"/>
            <w:spacing w:val="-1"/>
          </w:rPr>
          <w:delText>Fig. 6,</w:delText>
        </w:r>
      </w:del>
      <w:r w:rsidRPr="00CB28DF">
        <w:rPr>
          <w:rFonts w:eastAsia="MS Mincho"/>
          <w:spacing w:val="-1"/>
        </w:rPr>
        <w:t xml:space="preserve"> </w:t>
      </w:r>
      <w:del w:id="879" w:author="SDN" w:date="2021-02-01T11:30:00Z">
        <w:r w:rsidRPr="00CB28DF" w:rsidDel="00F356B3">
          <w:rPr>
            <w:rFonts w:eastAsia="MS Mincho"/>
            <w:spacing w:val="-1"/>
          </w:rPr>
          <w:delText xml:space="preserve">which shows </w:delText>
        </w:r>
      </w:del>
      <w:r w:rsidRPr="00CB28DF">
        <w:rPr>
          <w:rFonts w:eastAsia="MS Mincho"/>
          <w:spacing w:val="-1"/>
        </w:rPr>
        <w:t xml:space="preserve">the volume of asset exchanges per day </w:t>
      </w:r>
      <w:ins w:id="880" w:author="SDN" w:date="2021-02-01T11:30:00Z">
        <w:r w:rsidR="00F356B3">
          <w:rPr>
            <w:rFonts w:eastAsia="MS Mincho"/>
            <w:spacing w:val="-1"/>
          </w:rPr>
          <w:t>are depicted</w:t>
        </w:r>
      </w:ins>
      <w:del w:id="881" w:author="SDN" w:date="2021-02-01T11:31:00Z">
        <w:r w:rsidRPr="00CB28DF" w:rsidDel="00F356B3">
          <w:rPr>
            <w:rFonts w:eastAsia="MS Mincho"/>
            <w:spacing w:val="-1"/>
          </w:rPr>
          <w:delText>in the Stellar network</w:delText>
        </w:r>
      </w:del>
      <w:ins w:id="882" w:author="SDN" w:date="2021-02-01T11:31:00Z">
        <w:r w:rsidR="00F356B3">
          <w:rPr>
            <w:rFonts w:eastAsia="MS Mincho"/>
            <w:spacing w:val="-1"/>
          </w:rPr>
          <w:t>.</w:t>
        </w:r>
      </w:ins>
      <w:del w:id="883" w:author="SDN" w:date="2021-02-01T11:58:00Z">
        <w:r w:rsidRPr="00CB28DF" w:rsidDel="00334339">
          <w:rPr>
            <w:rFonts w:eastAsia="MS Mincho"/>
            <w:spacing w:val="-1"/>
          </w:rPr>
          <w:delText>,</w:delText>
        </w:r>
      </w:del>
      <w:r w:rsidRPr="00CB28DF">
        <w:rPr>
          <w:rFonts w:eastAsia="MS Mincho"/>
          <w:spacing w:val="-1"/>
        </w:rPr>
        <w:t xml:space="preserve"> </w:t>
      </w:r>
      <w:ins w:id="884" w:author="SDN" w:date="2021-02-01T12:06:00Z">
        <w:r w:rsidR="00334339" w:rsidRPr="00CB28DF">
          <w:rPr>
            <w:rFonts w:eastAsia="MS Mincho"/>
            <w:spacing w:val="-1"/>
          </w:rPr>
          <w:t xml:space="preserve">This can be seen </w:t>
        </w:r>
        <w:r w:rsidR="00334339">
          <w:rPr>
            <w:rFonts w:eastAsia="MS Mincho"/>
            <w:spacing w:val="-1"/>
          </w:rPr>
          <w:t xml:space="preserve">that </w:t>
        </w:r>
        <w:r w:rsidR="00334339" w:rsidRPr="00CB28DF">
          <w:rPr>
            <w:rFonts w:eastAsia="MS Mincho"/>
            <w:spacing w:val="-1"/>
          </w:rPr>
          <w:t>as the last days of 2019</w:t>
        </w:r>
        <w:r w:rsidR="00334339">
          <w:rPr>
            <w:rFonts w:eastAsia="MS Mincho"/>
            <w:spacing w:val="-1"/>
          </w:rPr>
          <w:t xml:space="preserve"> are approached</w:t>
        </w:r>
        <w:r w:rsidR="00334339" w:rsidRPr="00CB28DF">
          <w:rPr>
            <w:rFonts w:eastAsia="MS Mincho"/>
            <w:spacing w:val="-1"/>
          </w:rPr>
          <w:t>, the volume of exchanges also decreases.</w:t>
        </w:r>
      </w:ins>
      <w:ins w:id="885" w:author="SDN" w:date="2021-02-01T12:07:00Z">
        <w:r w:rsidR="00334339">
          <w:rPr>
            <w:rFonts w:eastAsia="MS Mincho"/>
            <w:spacing w:val="-1"/>
          </w:rPr>
          <w:t xml:space="preserve"> </w:t>
        </w:r>
      </w:ins>
      <w:ins w:id="886" w:author="SDN" w:date="2021-02-01T11:58:00Z">
        <w:r w:rsidR="00334339">
          <w:rPr>
            <w:rFonts w:eastAsia="MS Mincho"/>
            <w:spacing w:val="-1"/>
          </w:rPr>
          <w:t xml:space="preserve">It can </w:t>
        </w:r>
      </w:ins>
      <w:ins w:id="887" w:author="SDN" w:date="2021-02-01T12:07:00Z">
        <w:r w:rsidR="00334339">
          <w:rPr>
            <w:rFonts w:eastAsia="MS Mincho"/>
            <w:spacing w:val="-1"/>
          </w:rPr>
          <w:t xml:space="preserve">also </w:t>
        </w:r>
      </w:ins>
      <w:ins w:id="888" w:author="SDN" w:date="2021-02-01T11:58:00Z">
        <w:r w:rsidR="00334339">
          <w:rPr>
            <w:rFonts w:eastAsia="MS Mincho"/>
            <w:spacing w:val="-1"/>
          </w:rPr>
          <w:t xml:space="preserve">be concluded from this figure that </w:t>
        </w:r>
      </w:ins>
      <w:del w:id="889" w:author="SDN" w:date="2021-02-01T11:58:00Z">
        <w:r w:rsidRPr="00CB28DF" w:rsidDel="00334339">
          <w:rPr>
            <w:rFonts w:eastAsia="MS Mincho"/>
            <w:spacing w:val="-1"/>
          </w:rPr>
          <w:delText xml:space="preserve">demonstrates that </w:delText>
        </w:r>
      </w:del>
      <w:r w:rsidRPr="00CB28DF">
        <w:rPr>
          <w:rFonts w:eastAsia="MS Mincho"/>
          <w:spacing w:val="-1"/>
        </w:rPr>
        <w:t xml:space="preserve">despite the fewer number of Bitcoin (BTC) exchanges </w:t>
      </w:r>
      <w:ins w:id="890" w:author="SDN" w:date="2021-02-01T11:58:00Z">
        <w:r w:rsidR="00334339">
          <w:rPr>
            <w:rFonts w:eastAsia="MS Mincho"/>
            <w:spacing w:val="-1"/>
          </w:rPr>
          <w:t xml:space="preserve">in comparison to </w:t>
        </w:r>
      </w:ins>
      <w:del w:id="891" w:author="SDN" w:date="2021-02-01T11:58:00Z">
        <w:r w:rsidRPr="00CB28DF" w:rsidDel="00334339">
          <w:rPr>
            <w:rFonts w:eastAsia="MS Mincho"/>
            <w:spacing w:val="-1"/>
          </w:rPr>
          <w:delText xml:space="preserve">than </w:delText>
        </w:r>
      </w:del>
      <w:del w:id="892" w:author="SDN" w:date="2021-02-01T11:05:00Z">
        <w:r w:rsidRPr="00CB28DF" w:rsidDel="00AE7164">
          <w:rPr>
            <w:rFonts w:eastAsia="MS Mincho"/>
            <w:spacing w:val="-1"/>
          </w:rPr>
          <w:delText>Ethereum (ETH)</w:delText>
        </w:r>
      </w:del>
      <w:ins w:id="893" w:author="SDN" w:date="2021-02-01T11:05:00Z">
        <w:r w:rsidR="00AE7164">
          <w:rPr>
            <w:rFonts w:eastAsia="MS Mincho"/>
            <w:spacing w:val="-1"/>
          </w:rPr>
          <w:t>Ether (ETH)</w:t>
        </w:r>
      </w:ins>
      <w:r w:rsidRPr="00CB28DF">
        <w:rPr>
          <w:rFonts w:eastAsia="MS Mincho"/>
          <w:spacing w:val="-1"/>
        </w:rPr>
        <w:t xml:space="preserve">, the volume of </w:t>
      </w:r>
      <w:del w:id="894" w:author="SDN" w:date="2021-02-01T11:59:00Z">
        <w:r w:rsidRPr="00CB28DF" w:rsidDel="00334339">
          <w:rPr>
            <w:rFonts w:eastAsia="MS Mincho"/>
            <w:spacing w:val="-1"/>
          </w:rPr>
          <w:delText xml:space="preserve">its </w:delText>
        </w:r>
      </w:del>
      <w:ins w:id="895" w:author="SDN" w:date="2021-02-01T11:59:00Z">
        <w:r w:rsidR="00334339">
          <w:rPr>
            <w:rFonts w:eastAsia="MS Mincho"/>
            <w:spacing w:val="-1"/>
          </w:rPr>
          <w:t xml:space="preserve">the </w:t>
        </w:r>
      </w:ins>
      <w:r w:rsidRPr="00CB28DF">
        <w:rPr>
          <w:rFonts w:eastAsia="MS Mincho"/>
          <w:spacing w:val="-1"/>
        </w:rPr>
        <w:t xml:space="preserve">exchanges are much </w:t>
      </w:r>
      <w:del w:id="896" w:author="SDN" w:date="2021-02-01T11:59:00Z">
        <w:r w:rsidRPr="00CB28DF" w:rsidDel="00334339">
          <w:rPr>
            <w:rFonts w:eastAsia="MS Mincho"/>
            <w:spacing w:val="-1"/>
          </w:rPr>
          <w:delText xml:space="preserve">larger </w:delText>
        </w:r>
      </w:del>
      <w:ins w:id="897" w:author="SDN" w:date="2021-02-01T11:59:00Z">
        <w:r w:rsidR="00334339">
          <w:rPr>
            <w:rFonts w:eastAsia="MS Mincho"/>
            <w:spacing w:val="-1"/>
          </w:rPr>
          <w:t xml:space="preserve">higher </w:t>
        </w:r>
      </w:ins>
      <w:r w:rsidRPr="00CB28DF">
        <w:rPr>
          <w:rFonts w:eastAsia="MS Mincho"/>
          <w:spacing w:val="-1"/>
        </w:rPr>
        <w:t xml:space="preserve">than </w:t>
      </w:r>
      <w:del w:id="898" w:author="SDN" w:date="2021-02-01T11:05:00Z">
        <w:r w:rsidRPr="00CB28DF" w:rsidDel="00AE7164">
          <w:rPr>
            <w:rFonts w:eastAsia="MS Mincho"/>
            <w:spacing w:val="-1"/>
          </w:rPr>
          <w:delText>Ethereum (ETH)</w:delText>
        </w:r>
      </w:del>
      <w:ins w:id="899" w:author="SDN" w:date="2021-02-01T11:05:00Z">
        <w:r w:rsidR="00AE7164">
          <w:rPr>
            <w:rFonts w:eastAsia="MS Mincho"/>
            <w:spacing w:val="-1"/>
          </w:rPr>
          <w:t>Ether (ETH)</w:t>
        </w:r>
      </w:ins>
      <w:r w:rsidRPr="00CB28DF">
        <w:rPr>
          <w:rFonts w:eastAsia="MS Mincho"/>
          <w:spacing w:val="-1"/>
        </w:rPr>
        <w:t xml:space="preserve">. One of the main reasons for this can be attributed to the value of </w:t>
      </w:r>
      <w:del w:id="900" w:author="SDN" w:date="2021-02-01T11:59:00Z">
        <w:r w:rsidRPr="00CB28DF" w:rsidDel="00334339">
          <w:rPr>
            <w:rFonts w:eastAsia="MS Mincho"/>
            <w:spacing w:val="-1"/>
          </w:rPr>
          <w:delText xml:space="preserve">bitcoin </w:delText>
        </w:r>
      </w:del>
      <w:ins w:id="901" w:author="SDN" w:date="2021-02-01T11:59:00Z">
        <w:r w:rsidR="00334339">
          <w:rPr>
            <w:rFonts w:eastAsia="MS Mincho"/>
            <w:spacing w:val="-1"/>
          </w:rPr>
          <w:t>B</w:t>
        </w:r>
        <w:r w:rsidR="00334339" w:rsidRPr="00CB28DF">
          <w:rPr>
            <w:rFonts w:eastAsia="MS Mincho"/>
            <w:spacing w:val="-1"/>
          </w:rPr>
          <w:t xml:space="preserve">itcoin </w:t>
        </w:r>
      </w:ins>
      <w:r w:rsidRPr="00CB28DF">
        <w:rPr>
          <w:rFonts w:eastAsia="MS Mincho"/>
          <w:spacing w:val="-1"/>
        </w:rPr>
        <w:t xml:space="preserve">compared to </w:t>
      </w:r>
      <w:del w:id="902" w:author="SDN" w:date="2021-02-01T11:05:00Z">
        <w:r w:rsidRPr="00CB28DF" w:rsidDel="00AE7164">
          <w:rPr>
            <w:rFonts w:eastAsia="MS Mincho"/>
            <w:spacing w:val="-1"/>
          </w:rPr>
          <w:delText>Ethereum (ETH)</w:delText>
        </w:r>
      </w:del>
      <w:ins w:id="903" w:author="SDN" w:date="2021-02-01T11:05:00Z">
        <w:r w:rsidR="00AE7164">
          <w:rPr>
            <w:rFonts w:eastAsia="MS Mincho"/>
            <w:spacing w:val="-1"/>
          </w:rPr>
          <w:t>Ether (ETH)</w:t>
        </w:r>
      </w:ins>
      <w:r w:rsidRPr="00CB28DF">
        <w:rPr>
          <w:rFonts w:eastAsia="MS Mincho"/>
          <w:spacing w:val="-1"/>
        </w:rPr>
        <w:t xml:space="preserve">. </w:t>
      </w:r>
    </w:p>
    <w:p w14:paraId="6B187C8F" w14:textId="7404E33C" w:rsidR="00CB28DF" w:rsidRPr="00CB28DF" w:rsidDel="00334339" w:rsidRDefault="00CB28DF" w:rsidP="00334339">
      <w:pPr>
        <w:rPr>
          <w:del w:id="904" w:author="SDN" w:date="2021-02-01T12:00:00Z"/>
          <w:rFonts w:eastAsia="MS Mincho"/>
          <w:spacing w:val="-1"/>
        </w:rPr>
        <w:pPrChange w:id="905" w:author="SDN" w:date="2021-02-01T11:59:00Z">
          <w:pPr/>
        </w:pPrChange>
      </w:pPr>
      <w:r w:rsidRPr="00CB28DF">
        <w:rPr>
          <w:rFonts w:eastAsia="MS Mincho"/>
          <w:spacing w:val="-1"/>
        </w:rPr>
        <w:t xml:space="preserve">In fact, it can be said that due to the sharp fluctuations of Bitcoin (BTC) in this time period, the owners of this asset are not very interested in making small amount exchanges on this asset. In other words, Bitcoin (BTC) is used as a capital </w:t>
      </w:r>
      <w:ins w:id="906" w:author="SDN" w:date="2021-02-01T11:59:00Z">
        <w:r w:rsidR="00334339">
          <w:rPr>
            <w:rFonts w:eastAsia="MS Mincho"/>
            <w:spacing w:val="-1"/>
          </w:rPr>
          <w:t xml:space="preserve">asset </w:t>
        </w:r>
      </w:ins>
      <w:r w:rsidRPr="00CB28DF">
        <w:rPr>
          <w:rFonts w:eastAsia="MS Mincho"/>
          <w:spacing w:val="-1"/>
        </w:rPr>
        <w:t>among the people, and the exchanges on it will be done in high amounts.</w:t>
      </w:r>
      <w:ins w:id="907" w:author="SDN" w:date="2021-02-01T12:07:00Z">
        <w:r w:rsidR="00334339">
          <w:rPr>
            <w:rFonts w:eastAsia="MS Mincho"/>
            <w:spacing w:val="-1"/>
          </w:rPr>
          <w:t xml:space="preserve"> </w:t>
        </w:r>
      </w:ins>
    </w:p>
    <w:p w14:paraId="256F5A3C" w14:textId="34C52CB2" w:rsidR="00CB28DF" w:rsidRPr="00CB28DF" w:rsidRDefault="00CB28DF" w:rsidP="00334339">
      <w:pPr>
        <w:rPr>
          <w:rFonts w:eastAsia="MS Mincho"/>
          <w:spacing w:val="-1"/>
        </w:rPr>
        <w:pPrChange w:id="908" w:author="SDN" w:date="2021-02-01T12:00:00Z">
          <w:pPr/>
        </w:pPrChange>
      </w:pPr>
      <w:r w:rsidRPr="00CB28DF">
        <w:rPr>
          <w:rFonts w:eastAsia="MS Mincho"/>
          <w:spacing w:val="-1"/>
        </w:rPr>
        <w:t xml:space="preserve">Despite the fact that </w:t>
      </w:r>
      <w:del w:id="909" w:author="SDN" w:date="2021-02-01T11:05:00Z">
        <w:r w:rsidRPr="00CB28DF" w:rsidDel="00AE7164">
          <w:rPr>
            <w:rFonts w:eastAsia="MS Mincho"/>
            <w:spacing w:val="-1"/>
          </w:rPr>
          <w:delText>Ethereum (ETH)</w:delText>
        </w:r>
      </w:del>
      <w:ins w:id="910" w:author="SDN" w:date="2021-02-01T11:05:00Z">
        <w:r w:rsidR="00AE7164">
          <w:rPr>
            <w:rFonts w:eastAsia="MS Mincho"/>
            <w:spacing w:val="-1"/>
          </w:rPr>
          <w:t>Ether (ETH)</w:t>
        </w:r>
      </w:ins>
      <w:r w:rsidRPr="00CB28DF">
        <w:rPr>
          <w:rFonts w:eastAsia="MS Mincho"/>
          <w:spacing w:val="-1"/>
        </w:rPr>
        <w:t xml:space="preserve"> assets are somewhat less valuable than Bitcoin (BTC) and have also seen </w:t>
      </w:r>
      <w:r w:rsidR="0082597F">
        <w:rPr>
          <w:rFonts w:eastAsia="MS Mincho"/>
          <w:spacing w:val="-1"/>
        </w:rPr>
        <w:t>fewer</w:t>
      </w:r>
      <w:r w:rsidRPr="00CB28DF">
        <w:rPr>
          <w:rFonts w:eastAsia="MS Mincho"/>
          <w:spacing w:val="-1"/>
        </w:rPr>
        <w:t xml:space="preserve"> fluctuations, it can be said that due to the inherent characteristics of this asset, it is more capable for daily usage than Bitcoin (BTC).</w:t>
      </w:r>
      <w:ins w:id="911" w:author="SDN" w:date="2021-02-01T12:00:00Z">
        <w:r w:rsidR="00334339">
          <w:rPr>
            <w:rFonts w:eastAsia="MS Mincho"/>
            <w:spacing w:val="-1"/>
          </w:rPr>
          <w:t xml:space="preserve"> </w:t>
        </w:r>
      </w:ins>
    </w:p>
    <w:p w14:paraId="3BE57302" w14:textId="4E735B8E" w:rsidR="00CB28DF" w:rsidRPr="00CB28DF" w:rsidDel="00334339" w:rsidRDefault="0093593B" w:rsidP="00334339">
      <w:pPr>
        <w:rPr>
          <w:del w:id="912" w:author="SDN" w:date="2021-02-01T12:01:00Z"/>
          <w:rFonts w:eastAsia="MS Mincho"/>
          <w:spacing w:val="-1"/>
        </w:rPr>
        <w:pPrChange w:id="913" w:author="SDN" w:date="2021-02-01T12:01:00Z">
          <w:pPr/>
        </w:pPrChange>
      </w:pPr>
      <w:del w:id="914" w:author="SDN" w:date="2021-02-01T12:01:00Z">
        <w:r w:rsidDel="00334339">
          <w:delText xml:space="preserve">Given the points discussed in this </w:delText>
        </w:r>
      </w:del>
      <w:del w:id="915" w:author="SDN" w:date="2021-02-01T08:42:00Z">
        <w:r w:rsidDel="0040779B">
          <w:delText>dataset</w:delText>
        </w:r>
      </w:del>
      <w:del w:id="916" w:author="SDN" w:date="2021-02-01T12:01:00Z">
        <w:r w:rsidR="00CB28DF" w:rsidRPr="00CB28DF" w:rsidDel="00334339">
          <w:rPr>
            <w:rFonts w:eastAsia="MS Mincho"/>
            <w:spacing w:val="-1"/>
          </w:rPr>
          <w:delText xml:space="preserve">, it is also worth mentioning that </w:delText>
        </w:r>
      </w:del>
      <w:moveFromRangeStart w:id="917" w:author="SDN" w:date="2021-02-01T12:01:00Z" w:name="move63073321"/>
      <w:moveFrom w:id="918" w:author="SDN" w:date="2021-02-01T12:01:00Z">
        <w:r w:rsidR="00CB28DF" w:rsidRPr="00CB28DF" w:rsidDel="00334339">
          <w:rPr>
            <w:rFonts w:eastAsia="MS Mincho"/>
            <w:spacing w:val="-1"/>
          </w:rPr>
          <w:t>according to Fig. 5, which shows the number of asset exchange operations between the two assets, as we approach the end of 2019, which simultaneously with the outbreak of Covid-19 disease, the number of financial exchanges in this network declines significantly. This can also be seen in Figure -6, which as we approach the last days of 2019, the volume of exchanges also decreases.</w:t>
        </w:r>
      </w:moveFrom>
      <w:moveFromRangeEnd w:id="917"/>
    </w:p>
    <w:p w14:paraId="6C79EAF1" w14:textId="53E78C9D" w:rsidR="00CB28DF" w:rsidRPr="00CB28DF" w:rsidDel="00D601F4" w:rsidRDefault="00CB28DF" w:rsidP="00EE216F">
      <w:pPr>
        <w:rPr>
          <w:del w:id="919" w:author="SDN" w:date="2021-02-01T12:09:00Z"/>
          <w:rFonts w:eastAsia="MS Mincho"/>
          <w:spacing w:val="-1"/>
        </w:rPr>
        <w:pPrChange w:id="920" w:author="SDN" w:date="2021-02-01T12:14:00Z">
          <w:pPr/>
        </w:pPrChange>
      </w:pPr>
      <w:r w:rsidRPr="00CB28DF">
        <w:rPr>
          <w:rFonts w:eastAsia="MS Mincho"/>
          <w:spacing w:val="-1"/>
        </w:rPr>
        <w:t xml:space="preserve">Fig. 7 </w:t>
      </w:r>
      <w:ins w:id="921" w:author="SDN" w:date="2021-02-01T12:07:00Z">
        <w:r w:rsidR="00334339">
          <w:rPr>
            <w:rFonts w:eastAsia="MS Mincho"/>
            <w:spacing w:val="-1"/>
          </w:rPr>
          <w:t xml:space="preserve">depicts </w:t>
        </w:r>
      </w:ins>
      <w:del w:id="922" w:author="SDN" w:date="2021-02-01T12:07:00Z">
        <w:r w:rsidRPr="00CB28DF" w:rsidDel="00334339">
          <w:rPr>
            <w:rFonts w:eastAsia="MS Mincho"/>
            <w:spacing w:val="-1"/>
          </w:rPr>
          <w:delText xml:space="preserve">is describing </w:delText>
        </w:r>
      </w:del>
      <w:r w:rsidRPr="00CB28DF">
        <w:rPr>
          <w:rFonts w:eastAsia="MS Mincho"/>
          <w:spacing w:val="-1"/>
        </w:rPr>
        <w:t xml:space="preserve">the </w:t>
      </w:r>
      <w:ins w:id="923" w:author="SDN" w:date="2021-02-01T12:13:00Z">
        <w:r w:rsidR="00EE216F">
          <w:rPr>
            <w:rFonts w:eastAsia="MS Mincho"/>
            <w:spacing w:val="-1"/>
          </w:rPr>
          <w:t xml:space="preserve">average </w:t>
        </w:r>
      </w:ins>
      <w:r w:rsidRPr="00CB28DF">
        <w:rPr>
          <w:rFonts w:eastAsia="MS Mincho"/>
          <w:spacing w:val="-1"/>
        </w:rPr>
        <w:t>change</w:t>
      </w:r>
      <w:del w:id="924" w:author="SDN" w:date="2021-02-01T12:14:00Z">
        <w:r w:rsidRPr="00CB28DF" w:rsidDel="00EE216F">
          <w:rPr>
            <w:rFonts w:eastAsia="MS Mincho"/>
            <w:spacing w:val="-1"/>
          </w:rPr>
          <w:delText>s</w:delText>
        </w:r>
      </w:del>
      <w:r w:rsidRPr="00CB28DF">
        <w:rPr>
          <w:rFonts w:eastAsia="MS Mincho"/>
          <w:spacing w:val="-1"/>
        </w:rPr>
        <w:t xml:space="preserve"> in inventory</w:t>
      </w:r>
      <w:ins w:id="925" w:author="SDN" w:date="2021-02-01T12:14:00Z">
        <w:r w:rsidR="00EE216F">
          <w:rPr>
            <w:rFonts w:eastAsia="MS Mincho"/>
            <w:spacing w:val="-1"/>
          </w:rPr>
          <w:t xml:space="preserve"> for all users of the network on a daily basis</w:t>
        </w:r>
      </w:ins>
      <w:ins w:id="926" w:author="SDN" w:date="2021-02-01T12:09:00Z">
        <w:r w:rsidR="00D601F4">
          <w:rPr>
            <w:rFonts w:eastAsia="MS Mincho"/>
            <w:spacing w:val="-1"/>
          </w:rPr>
          <w:t>. This value is</w:t>
        </w:r>
      </w:ins>
      <w:del w:id="927" w:author="SDN" w:date="2021-02-01T12:08:00Z">
        <w:r w:rsidRPr="00CB28DF" w:rsidDel="00334339">
          <w:rPr>
            <w:rFonts w:eastAsia="MS Mincho"/>
            <w:spacing w:val="-1"/>
          </w:rPr>
          <w:delText xml:space="preserve">. This feature actually determines </w:delText>
        </w:r>
      </w:del>
      <w:del w:id="928" w:author="SDN" w:date="2021-02-01T12:09:00Z">
        <w:r w:rsidRPr="00CB28DF" w:rsidDel="00D601F4">
          <w:rPr>
            <w:rFonts w:eastAsia="MS Mincho"/>
            <w:spacing w:val="-1"/>
          </w:rPr>
          <w:delText>the amount of sales of each user on different days. In this case,</w:delText>
        </w:r>
      </w:del>
      <w:r w:rsidRPr="00CB28DF">
        <w:rPr>
          <w:rFonts w:eastAsia="MS Mincho"/>
          <w:spacing w:val="-1"/>
        </w:rPr>
        <w:t xml:space="preserve"> </w:t>
      </w:r>
      <w:del w:id="929" w:author="SDN" w:date="2021-02-01T12:08:00Z">
        <w:r w:rsidRPr="00CB28DF" w:rsidDel="00D601F4">
          <w:rPr>
            <w:rFonts w:eastAsia="MS Mincho"/>
            <w:spacing w:val="-1"/>
          </w:rPr>
          <w:delText xml:space="preserve">in daily intervals, </w:delText>
        </w:r>
      </w:del>
      <w:r w:rsidRPr="00CB28DF">
        <w:rPr>
          <w:rFonts w:eastAsia="MS Mincho"/>
          <w:spacing w:val="-1"/>
        </w:rPr>
        <w:t xml:space="preserve">the difference between the total number of user purchases on </w:t>
      </w:r>
      <w:del w:id="930" w:author="SDN" w:date="2021-02-01T12:08:00Z">
        <w:r w:rsidRPr="00CB28DF" w:rsidDel="00D601F4">
          <w:rPr>
            <w:rFonts w:eastAsia="MS Mincho"/>
            <w:spacing w:val="-1"/>
          </w:rPr>
          <w:delText xml:space="preserve">that </w:delText>
        </w:r>
      </w:del>
      <w:ins w:id="931" w:author="SDN" w:date="2021-02-01T12:08:00Z">
        <w:r w:rsidR="00D601F4">
          <w:rPr>
            <w:rFonts w:eastAsia="MS Mincho"/>
            <w:spacing w:val="-1"/>
          </w:rPr>
          <w:t xml:space="preserve">a </w:t>
        </w:r>
      </w:ins>
      <w:r w:rsidRPr="00CB28DF">
        <w:rPr>
          <w:rFonts w:eastAsia="MS Mincho"/>
          <w:spacing w:val="-1"/>
        </w:rPr>
        <w:t xml:space="preserve">day and the total number of </w:t>
      </w:r>
      <w:del w:id="932" w:author="SDN" w:date="2021-02-01T12:09:00Z">
        <w:r w:rsidRPr="00CB28DF" w:rsidDel="00D601F4">
          <w:rPr>
            <w:rFonts w:eastAsia="MS Mincho"/>
            <w:spacing w:val="-1"/>
          </w:rPr>
          <w:delText xml:space="preserve">user </w:delText>
        </w:r>
      </w:del>
      <w:r w:rsidRPr="00CB28DF">
        <w:rPr>
          <w:rFonts w:eastAsia="MS Mincho"/>
          <w:spacing w:val="-1"/>
        </w:rPr>
        <w:t xml:space="preserve">sales on </w:t>
      </w:r>
      <w:del w:id="933" w:author="SDN" w:date="2021-02-01T12:08:00Z">
        <w:r w:rsidRPr="00CB28DF" w:rsidDel="00D601F4">
          <w:rPr>
            <w:rFonts w:eastAsia="MS Mincho"/>
            <w:spacing w:val="-1"/>
          </w:rPr>
          <w:delText xml:space="preserve">that </w:delText>
        </w:r>
      </w:del>
      <w:ins w:id="934" w:author="SDN" w:date="2021-02-01T12:08:00Z">
        <w:r w:rsidR="00D601F4">
          <w:rPr>
            <w:rFonts w:eastAsia="MS Mincho"/>
            <w:spacing w:val="-1"/>
          </w:rPr>
          <w:t xml:space="preserve">the same </w:t>
        </w:r>
      </w:ins>
      <w:r w:rsidRPr="00CB28DF">
        <w:rPr>
          <w:rFonts w:eastAsia="MS Mincho"/>
          <w:spacing w:val="-1"/>
        </w:rPr>
        <w:t>day</w:t>
      </w:r>
      <w:del w:id="935" w:author="SDN" w:date="2021-02-01T12:09:00Z">
        <w:r w:rsidRPr="00CB28DF" w:rsidDel="00D601F4">
          <w:rPr>
            <w:rFonts w:eastAsia="MS Mincho"/>
            <w:spacing w:val="-1"/>
          </w:rPr>
          <w:delText xml:space="preserve"> is called the change in inventory</w:delText>
        </w:r>
      </w:del>
      <w:r w:rsidRPr="00CB28DF">
        <w:rPr>
          <w:rFonts w:eastAsia="MS Mincho"/>
          <w:spacing w:val="-1"/>
        </w:rPr>
        <w:t xml:space="preserve"> [3].</w:t>
      </w:r>
      <w:ins w:id="936" w:author="SDN" w:date="2021-02-01T12:09:00Z">
        <w:r w:rsidR="00D601F4">
          <w:rPr>
            <w:rFonts w:eastAsia="MS Mincho"/>
            <w:spacing w:val="-1"/>
          </w:rPr>
          <w:t xml:space="preserve"> </w:t>
        </w:r>
      </w:ins>
    </w:p>
    <w:p w14:paraId="67F50DB4" w14:textId="77777777" w:rsidR="00EE216F" w:rsidRDefault="00CB28DF" w:rsidP="00EE216F">
      <w:pPr>
        <w:rPr>
          <w:ins w:id="937" w:author="SDN" w:date="2021-02-01T12:15:00Z"/>
          <w:rFonts w:eastAsia="MS Mincho"/>
          <w:spacing w:val="-1"/>
        </w:rPr>
        <w:pPrChange w:id="938" w:author="SDN" w:date="2021-02-01T12:15:00Z">
          <w:pPr/>
        </w:pPrChange>
      </w:pPr>
      <w:r w:rsidRPr="00CB28DF">
        <w:rPr>
          <w:rFonts w:eastAsia="MS Mincho"/>
          <w:spacing w:val="-1"/>
        </w:rPr>
        <w:t xml:space="preserve">In Fig. 7, we present the rate of change in inventory of all users who have conducted a Bitcoin (BTC) or </w:t>
      </w:r>
      <w:del w:id="939" w:author="SDN" w:date="2021-02-01T11:05:00Z">
        <w:r w:rsidRPr="00CB28DF" w:rsidDel="00AE7164">
          <w:rPr>
            <w:rFonts w:eastAsia="MS Mincho"/>
            <w:spacing w:val="-1"/>
          </w:rPr>
          <w:delText>Ethereum (ETH)</w:delText>
        </w:r>
      </w:del>
      <w:ins w:id="940" w:author="SDN" w:date="2021-02-01T11:05:00Z">
        <w:r w:rsidR="00AE7164">
          <w:rPr>
            <w:rFonts w:eastAsia="MS Mincho"/>
            <w:spacing w:val="-1"/>
          </w:rPr>
          <w:t>Ether (ETH)</w:t>
        </w:r>
      </w:ins>
      <w:r w:rsidRPr="00CB28DF">
        <w:rPr>
          <w:rFonts w:eastAsia="MS Mincho"/>
          <w:spacing w:val="-1"/>
        </w:rPr>
        <w:t xml:space="preserve"> exchange on the network by day. </w:t>
      </w:r>
      <w:ins w:id="941" w:author="SDN" w:date="2021-02-01T12:14:00Z">
        <w:r w:rsidR="00EE216F" w:rsidRPr="00CB28DF">
          <w:rPr>
            <w:rFonts w:eastAsia="MS Mincho"/>
            <w:spacing w:val="-1"/>
          </w:rPr>
          <w:t xml:space="preserve">It can be said that in general, the rate of change of this </w:t>
        </w:r>
      </w:ins>
      <w:ins w:id="942" w:author="SDN" w:date="2021-02-01T12:15:00Z">
        <w:r w:rsidR="00EE216F">
          <w:rPr>
            <w:rFonts w:eastAsia="MS Mincho"/>
            <w:spacing w:val="-1"/>
          </w:rPr>
          <w:t xml:space="preserve">value </w:t>
        </w:r>
      </w:ins>
      <w:ins w:id="943" w:author="SDN" w:date="2021-02-01T12:14:00Z">
        <w:r w:rsidR="00EE216F" w:rsidRPr="00CB28DF">
          <w:rPr>
            <w:rFonts w:eastAsia="MS Mincho"/>
            <w:spacing w:val="-1"/>
          </w:rPr>
          <w:t xml:space="preserve">for the two assets of Bitcoin (BTC) and </w:t>
        </w:r>
        <w:r w:rsidR="00EE216F">
          <w:rPr>
            <w:rFonts w:eastAsia="MS Mincho"/>
            <w:spacing w:val="-1"/>
          </w:rPr>
          <w:t>Ether (ETH)</w:t>
        </w:r>
        <w:r w:rsidR="00EE216F" w:rsidRPr="00CB28DF">
          <w:rPr>
            <w:rFonts w:eastAsia="MS Mincho"/>
            <w:spacing w:val="-1"/>
          </w:rPr>
          <w:t xml:space="preserve"> is near zero or </w:t>
        </w:r>
      </w:ins>
      <w:ins w:id="944" w:author="SDN" w:date="2021-02-01T12:15:00Z">
        <w:r w:rsidR="00EE216F">
          <w:rPr>
            <w:rFonts w:eastAsia="MS Mincho"/>
            <w:spacing w:val="-1"/>
          </w:rPr>
          <w:t xml:space="preserve">limited to be between </w:t>
        </w:r>
      </w:ins>
      <w:ins w:id="945" w:author="SDN" w:date="2021-02-01T12:14:00Z">
        <w:r w:rsidR="00EE216F" w:rsidRPr="00CB28DF">
          <w:rPr>
            <w:rFonts w:eastAsia="MS Mincho"/>
            <w:spacing w:val="-1"/>
          </w:rPr>
          <w:t>+1 and -1.</w:t>
        </w:r>
      </w:ins>
      <w:ins w:id="946" w:author="SDN" w:date="2021-02-01T12:15:00Z">
        <w:r w:rsidR="00EE216F">
          <w:rPr>
            <w:rFonts w:eastAsia="MS Mincho"/>
            <w:spacing w:val="-1"/>
          </w:rPr>
          <w:t xml:space="preserve"> </w:t>
        </w:r>
      </w:ins>
    </w:p>
    <w:p w14:paraId="1C3709E0" w14:textId="3F1B9B84" w:rsidR="00496AC8" w:rsidRDefault="00CB28DF" w:rsidP="00EE216F">
      <w:pPr>
        <w:rPr>
          <w:rFonts w:eastAsia="MS Mincho"/>
          <w:spacing w:val="-1"/>
        </w:rPr>
        <w:pPrChange w:id="947" w:author="SDN" w:date="2021-02-01T12:15:00Z">
          <w:pPr/>
        </w:pPrChange>
      </w:pPr>
      <w:del w:id="948" w:author="SDN" w:date="2021-02-01T12:10:00Z">
        <w:r w:rsidRPr="00CB28DF" w:rsidDel="00D601F4">
          <w:rPr>
            <w:rFonts w:eastAsia="MS Mincho"/>
            <w:spacing w:val="-1"/>
          </w:rPr>
          <w:delText xml:space="preserve">One of the main features that </w:delText>
        </w:r>
      </w:del>
      <w:ins w:id="949" w:author="SDN" w:date="2021-02-01T12:10:00Z">
        <w:r w:rsidR="00D601F4">
          <w:rPr>
            <w:rFonts w:eastAsia="MS Mincho"/>
            <w:spacing w:val="-1"/>
          </w:rPr>
          <w:t xml:space="preserve">Change in inventory is an indicator of </w:t>
        </w:r>
      </w:ins>
      <w:del w:id="950" w:author="SDN" w:date="2021-02-01T12:10:00Z">
        <w:r w:rsidRPr="00CB28DF" w:rsidDel="00D601F4">
          <w:rPr>
            <w:rFonts w:eastAsia="MS Mincho"/>
            <w:spacing w:val="-1"/>
          </w:rPr>
          <w:delText xml:space="preserve">this property shows us per user is </w:delText>
        </w:r>
      </w:del>
      <w:r w:rsidRPr="00CB28DF">
        <w:rPr>
          <w:rFonts w:eastAsia="MS Mincho"/>
          <w:spacing w:val="-1"/>
        </w:rPr>
        <w:t xml:space="preserve">the </w:t>
      </w:r>
      <w:del w:id="951" w:author="SDN" w:date="2021-02-01T12:11:00Z">
        <w:r w:rsidRPr="00CB28DF" w:rsidDel="00D601F4">
          <w:rPr>
            <w:rFonts w:eastAsia="MS Mincho"/>
            <w:spacing w:val="-1"/>
          </w:rPr>
          <w:delText xml:space="preserve">level of </w:delText>
        </w:r>
      </w:del>
      <w:r w:rsidRPr="00CB28DF">
        <w:rPr>
          <w:rFonts w:eastAsia="MS Mincho"/>
          <w:spacing w:val="-1"/>
        </w:rPr>
        <w:t xml:space="preserve">risk taking characteristic of </w:t>
      </w:r>
      <w:del w:id="952" w:author="SDN" w:date="2021-02-01T12:11:00Z">
        <w:r w:rsidRPr="00CB28DF" w:rsidDel="00D601F4">
          <w:rPr>
            <w:rFonts w:eastAsia="MS Mincho"/>
            <w:spacing w:val="-1"/>
          </w:rPr>
          <w:delText xml:space="preserve">the network </w:delText>
        </w:r>
      </w:del>
      <w:r w:rsidRPr="00CB28DF">
        <w:rPr>
          <w:rFonts w:eastAsia="MS Mincho"/>
          <w:spacing w:val="-1"/>
        </w:rPr>
        <w:t xml:space="preserve">users. </w:t>
      </w:r>
      <w:ins w:id="953" w:author="SDN" w:date="2021-02-01T12:11:00Z">
        <w:r w:rsidR="00D601F4">
          <w:rPr>
            <w:rFonts w:eastAsia="MS Mincho"/>
            <w:spacing w:val="-1"/>
          </w:rPr>
          <w:t xml:space="preserve">In particular, </w:t>
        </w:r>
      </w:ins>
      <w:del w:id="954" w:author="SDN" w:date="2021-02-01T12:11:00Z">
        <w:r w:rsidRPr="00CB28DF" w:rsidDel="00D601F4">
          <w:rPr>
            <w:rFonts w:eastAsia="MS Mincho"/>
            <w:spacing w:val="-1"/>
          </w:rPr>
          <w:delText xml:space="preserve">Based on this, according to the description provided about this feature, </w:delText>
        </w:r>
      </w:del>
      <w:r w:rsidRPr="00CB28DF">
        <w:rPr>
          <w:rFonts w:eastAsia="MS Mincho"/>
          <w:spacing w:val="-1"/>
        </w:rPr>
        <w:t xml:space="preserve">if the amount of user purchase is more than the amount of sales, it can be said that the user is investing in the desired asset, or in other words, the user is taking more risk </w:t>
      </w:r>
      <w:del w:id="955" w:author="SDN" w:date="2021-02-01T12:11:00Z">
        <w:r w:rsidRPr="00CB28DF" w:rsidDel="00D601F4">
          <w:rPr>
            <w:rFonts w:eastAsia="MS Mincho"/>
            <w:spacing w:val="-1"/>
          </w:rPr>
          <w:delText xml:space="preserve">of </w:delText>
        </w:r>
      </w:del>
      <w:ins w:id="956" w:author="SDN" w:date="2021-02-01T12:11:00Z">
        <w:r w:rsidR="00D601F4">
          <w:rPr>
            <w:rFonts w:eastAsia="MS Mincho"/>
            <w:spacing w:val="-1"/>
          </w:rPr>
          <w:t xml:space="preserve">on </w:t>
        </w:r>
      </w:ins>
      <w:r w:rsidRPr="00CB28DF">
        <w:rPr>
          <w:rFonts w:eastAsia="MS Mincho"/>
          <w:spacing w:val="-1"/>
        </w:rPr>
        <w:t>that asset</w:t>
      </w:r>
      <w:del w:id="957" w:author="SDN" w:date="2021-02-01T12:12:00Z">
        <w:r w:rsidRPr="00CB28DF" w:rsidDel="00D601F4">
          <w:rPr>
            <w:rFonts w:eastAsia="MS Mincho"/>
            <w:spacing w:val="-1"/>
          </w:rPr>
          <w:delText>, and</w:delText>
        </w:r>
      </w:del>
      <w:ins w:id="958" w:author="SDN" w:date="2021-02-01T12:12:00Z">
        <w:r w:rsidR="00D601F4">
          <w:rPr>
            <w:rFonts w:eastAsia="MS Mincho"/>
            <w:spacing w:val="-1"/>
          </w:rPr>
          <w:t>.</w:t>
        </w:r>
      </w:ins>
      <w:r w:rsidRPr="00CB28DF">
        <w:rPr>
          <w:rFonts w:eastAsia="MS Mincho"/>
          <w:spacing w:val="-1"/>
        </w:rPr>
        <w:t xml:space="preserve"> </w:t>
      </w:r>
      <w:ins w:id="959" w:author="SDN" w:date="2021-02-01T12:12:00Z">
        <w:r w:rsidR="00D601F4">
          <w:rPr>
            <w:rFonts w:eastAsia="MS Mincho"/>
            <w:spacing w:val="-1"/>
          </w:rPr>
          <w:t xml:space="preserve">On the reverse side, </w:t>
        </w:r>
      </w:ins>
      <w:r w:rsidRPr="00CB28DF">
        <w:rPr>
          <w:rFonts w:eastAsia="MS Mincho"/>
          <w:spacing w:val="-1"/>
        </w:rPr>
        <w:t xml:space="preserve">if </w:t>
      </w:r>
      <w:del w:id="960" w:author="SDN" w:date="2021-02-01T12:11:00Z">
        <w:r w:rsidRPr="00CB28DF" w:rsidDel="00D601F4">
          <w:rPr>
            <w:rFonts w:eastAsia="MS Mincho"/>
            <w:spacing w:val="-1"/>
          </w:rPr>
          <w:delText xml:space="preserve">it </w:delText>
        </w:r>
      </w:del>
      <w:ins w:id="961" w:author="SDN" w:date="2021-02-01T12:12:00Z">
        <w:r w:rsidR="00D601F4">
          <w:rPr>
            <w:rFonts w:eastAsia="MS Mincho"/>
            <w:spacing w:val="-1"/>
          </w:rPr>
          <w:t xml:space="preserve">he/she </w:t>
        </w:r>
      </w:ins>
      <w:r w:rsidRPr="00CB28DF">
        <w:rPr>
          <w:rFonts w:eastAsia="MS Mincho"/>
          <w:spacing w:val="-1"/>
        </w:rPr>
        <w:t xml:space="preserve">is selling </w:t>
      </w:r>
      <w:ins w:id="962" w:author="SDN" w:date="2021-02-01T12:12:00Z">
        <w:r w:rsidR="00D601F4">
          <w:rPr>
            <w:rFonts w:eastAsia="MS Mincho"/>
            <w:spacing w:val="-1"/>
          </w:rPr>
          <w:t xml:space="preserve">an </w:t>
        </w:r>
      </w:ins>
      <w:del w:id="963" w:author="SDN" w:date="2021-02-01T12:12:00Z">
        <w:r w:rsidRPr="00CB28DF" w:rsidDel="00D601F4">
          <w:rPr>
            <w:rFonts w:eastAsia="MS Mincho"/>
            <w:spacing w:val="-1"/>
          </w:rPr>
          <w:delText>that product</w:delText>
        </w:r>
      </w:del>
      <w:ins w:id="964" w:author="SDN" w:date="2021-02-01T12:12:00Z">
        <w:r w:rsidR="00D601F4">
          <w:rPr>
            <w:rFonts w:eastAsia="MS Mincho"/>
            <w:spacing w:val="-1"/>
          </w:rPr>
          <w:t>asset</w:t>
        </w:r>
      </w:ins>
      <w:r w:rsidRPr="00CB28DF">
        <w:rPr>
          <w:rFonts w:eastAsia="MS Mincho"/>
          <w:spacing w:val="-1"/>
        </w:rPr>
        <w:t xml:space="preserve">, it means that the user is releasing that asset, so the user's risk taking level </w:t>
      </w:r>
      <w:del w:id="965" w:author="SDN" w:date="2021-02-01T12:12:00Z">
        <w:r w:rsidRPr="00CB28DF" w:rsidDel="00D601F4">
          <w:rPr>
            <w:rFonts w:eastAsia="MS Mincho"/>
            <w:spacing w:val="-1"/>
          </w:rPr>
          <w:delText xml:space="preserve">to </w:delText>
        </w:r>
      </w:del>
      <w:ins w:id="966" w:author="SDN" w:date="2021-02-01T12:12:00Z">
        <w:r w:rsidR="00D601F4">
          <w:rPr>
            <w:rFonts w:eastAsia="MS Mincho"/>
            <w:spacing w:val="-1"/>
          </w:rPr>
          <w:t xml:space="preserve">for </w:t>
        </w:r>
      </w:ins>
      <w:r w:rsidRPr="00CB28DF">
        <w:rPr>
          <w:rFonts w:eastAsia="MS Mincho"/>
          <w:spacing w:val="-1"/>
        </w:rPr>
        <w:t>that asset is reduced</w:t>
      </w:r>
      <w:del w:id="967" w:author="SDN" w:date="2021-02-01T12:12:00Z">
        <w:r w:rsidRPr="00CB28DF" w:rsidDel="00D601F4">
          <w:rPr>
            <w:rFonts w:eastAsia="MS Mincho"/>
            <w:spacing w:val="-1"/>
          </w:rPr>
          <w:delText>, so the user's risk taking is reduced</w:delText>
        </w:r>
      </w:del>
      <w:r w:rsidRPr="00CB28DF">
        <w:rPr>
          <w:rFonts w:eastAsia="MS Mincho"/>
          <w:spacing w:val="-1"/>
        </w:rPr>
        <w:t>.</w:t>
      </w:r>
      <w:r w:rsidR="00496AC8">
        <w:rPr>
          <w:rFonts w:eastAsia="MS Mincho"/>
          <w:spacing w:val="-1"/>
        </w:rPr>
        <w:t xml:space="preserve"> </w:t>
      </w:r>
    </w:p>
    <w:p w14:paraId="0682A6A1" w14:textId="0D9F5D06" w:rsidR="00496AC8" w:rsidRDefault="00CB28DF" w:rsidP="00EE216F">
      <w:pPr>
        <w:rPr>
          <w:rFonts w:eastAsia="MS Mincho"/>
          <w:spacing w:val="-1"/>
        </w:rPr>
        <w:pPrChange w:id="968" w:author="SDN" w:date="2021-02-01T12:14:00Z">
          <w:pPr/>
        </w:pPrChange>
      </w:pPr>
      <w:del w:id="969" w:author="SDN" w:date="2021-02-01T12:13:00Z">
        <w:r w:rsidRPr="00CB28DF" w:rsidDel="00EE216F">
          <w:rPr>
            <w:rFonts w:eastAsia="MS Mincho"/>
            <w:spacing w:val="-1"/>
          </w:rPr>
          <w:delText>In Fig</w:delText>
        </w:r>
        <w:r w:rsidRPr="00CB28DF" w:rsidDel="00D601F4">
          <w:rPr>
            <w:rFonts w:eastAsia="MS Mincho"/>
            <w:spacing w:val="-1"/>
          </w:rPr>
          <w:delText>ure</w:delText>
        </w:r>
        <w:r w:rsidRPr="00CB28DF" w:rsidDel="00EE216F">
          <w:rPr>
            <w:rFonts w:eastAsia="MS Mincho"/>
            <w:spacing w:val="-1"/>
          </w:rPr>
          <w:delText xml:space="preserve"> 7, because the display of this feature by each user is out of the discussion of this article, a general </w:delText>
        </w:r>
      </w:del>
      <w:del w:id="970" w:author="SDN" w:date="2021-02-01T12:14:00Z">
        <w:r w:rsidRPr="00CB28DF" w:rsidDel="00EE216F">
          <w:rPr>
            <w:rFonts w:eastAsia="MS Mincho"/>
            <w:spacing w:val="-1"/>
          </w:rPr>
          <w:delText xml:space="preserve">graph of </w:delText>
        </w:r>
      </w:del>
      <w:del w:id="971" w:author="SDN" w:date="2021-02-01T12:13:00Z">
        <w:r w:rsidRPr="00CB28DF" w:rsidDel="00EE216F">
          <w:rPr>
            <w:rFonts w:eastAsia="MS Mincho"/>
            <w:spacing w:val="-1"/>
          </w:rPr>
          <w:delText xml:space="preserve">this </w:delText>
        </w:r>
      </w:del>
      <w:del w:id="972" w:author="SDN" w:date="2021-02-01T12:14:00Z">
        <w:r w:rsidRPr="00CB28DF" w:rsidDel="00EE216F">
          <w:rPr>
            <w:rFonts w:eastAsia="MS Mincho"/>
            <w:spacing w:val="-1"/>
          </w:rPr>
          <w:delText xml:space="preserve">feature is displayed throughout the network, which for each purchase carried out in the network, one sale can be recorded. It can be said that in general, the rate of change of this feature for the two assets of Bitcoin (BTC) and </w:delText>
        </w:r>
      </w:del>
      <w:del w:id="973" w:author="SDN" w:date="2021-02-01T11:05:00Z">
        <w:r w:rsidRPr="00CB28DF" w:rsidDel="00AE7164">
          <w:rPr>
            <w:rFonts w:eastAsia="MS Mincho"/>
            <w:spacing w:val="-1"/>
          </w:rPr>
          <w:delText>Ethereum (ETH)</w:delText>
        </w:r>
      </w:del>
      <w:del w:id="974" w:author="SDN" w:date="2021-02-01T12:14:00Z">
        <w:r w:rsidRPr="00CB28DF" w:rsidDel="00EE216F">
          <w:rPr>
            <w:rFonts w:eastAsia="MS Mincho"/>
            <w:spacing w:val="-1"/>
          </w:rPr>
          <w:delText xml:space="preserve"> is near zero or +1 and -1.</w:delText>
        </w:r>
      </w:del>
    </w:p>
    <w:p w14:paraId="5D3F1034" w14:textId="77777777" w:rsidR="00181F70" w:rsidRDefault="00E3144D" w:rsidP="00496AC8">
      <w:pPr>
        <w:rPr>
          <w:rFonts w:eastAsia="MS Mincho"/>
          <w:spacing w:val="-1"/>
        </w:rPr>
      </w:pPr>
      <w:r>
        <w:rPr>
          <w:noProof/>
          <w:sz w:val="60"/>
          <w:szCs w:val="60"/>
        </w:rPr>
        <w:drawing>
          <wp:inline distT="0" distB="0" distL="0" distR="0" wp14:anchorId="3D12BDC8" wp14:editId="13077B80">
            <wp:extent cx="3200400" cy="159568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595683"/>
                    </a:xfrm>
                    <a:prstGeom prst="rect">
                      <a:avLst/>
                    </a:prstGeom>
                    <a:noFill/>
                    <a:ln>
                      <a:noFill/>
                    </a:ln>
                  </pic:spPr>
                </pic:pic>
              </a:graphicData>
            </a:graphic>
          </wp:inline>
        </w:drawing>
      </w:r>
    </w:p>
    <w:p w14:paraId="575D910D" w14:textId="715E7120" w:rsidR="00181F70" w:rsidRDefault="00181F70" w:rsidP="00EE216F">
      <w:pPr>
        <w:rPr>
          <w:rFonts w:eastAsia="MS Mincho"/>
          <w:noProof/>
          <w:sz w:val="16"/>
          <w:szCs w:val="16"/>
        </w:rPr>
        <w:pPrChange w:id="975" w:author="SDN" w:date="2021-02-01T12:16:00Z">
          <w:pPr/>
        </w:pPrChange>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del w:id="976" w:author="SDN" w:date="2021-02-01T11:05:00Z">
        <w:r w:rsidRPr="00D345B9" w:rsidDel="00AE7164">
          <w:rPr>
            <w:rFonts w:eastAsia="MS Mincho"/>
            <w:noProof/>
            <w:sz w:val="16"/>
            <w:szCs w:val="16"/>
          </w:rPr>
          <w:delText>Ethereum (ETH)</w:delText>
        </w:r>
      </w:del>
      <w:ins w:id="977" w:author="SDN" w:date="2021-02-01T11:05:00Z">
        <w:r w:rsidR="00AE7164">
          <w:rPr>
            <w:rFonts w:eastAsia="MS Mincho"/>
            <w:noProof/>
            <w:sz w:val="16"/>
            <w:szCs w:val="16"/>
          </w:rPr>
          <w:t>Ether (ETH)</w:t>
        </w:r>
      </w:ins>
      <w:r w:rsidRPr="00D345B9">
        <w:rPr>
          <w:rFonts w:eastAsia="MS Mincho"/>
          <w:noProof/>
          <w:sz w:val="16"/>
          <w:szCs w:val="16"/>
        </w:rPr>
        <w:t xml:space="preserve"> users </w:t>
      </w:r>
      <w:del w:id="978" w:author="SDN" w:date="2021-02-01T12:15:00Z">
        <w:r w:rsidRPr="00D345B9" w:rsidDel="00EE216F">
          <w:rPr>
            <w:rFonts w:eastAsia="MS Mincho"/>
            <w:noProof/>
            <w:sz w:val="16"/>
            <w:szCs w:val="16"/>
          </w:rPr>
          <w:delText xml:space="preserve">separated </w:delText>
        </w:r>
      </w:del>
      <w:ins w:id="979" w:author="SDN" w:date="2021-02-01T12:15:00Z">
        <w:r w:rsidR="00EE216F">
          <w:rPr>
            <w:rFonts w:eastAsia="MS Mincho"/>
            <w:noProof/>
            <w:sz w:val="16"/>
            <w:szCs w:val="16"/>
          </w:rPr>
          <w:t>on a day</w:t>
        </w:r>
      </w:ins>
      <w:ins w:id="980" w:author="SDN" w:date="2021-02-01T12:16:00Z">
        <w:r w:rsidR="00EE216F">
          <w:rPr>
            <w:rFonts w:eastAsia="MS Mincho"/>
            <w:noProof/>
            <w:sz w:val="16"/>
            <w:szCs w:val="16"/>
          </w:rPr>
          <w:t>-</w:t>
        </w:r>
      </w:ins>
      <w:del w:id="981" w:author="SDN" w:date="2021-02-01T12:16:00Z">
        <w:r w:rsidRPr="00D345B9" w:rsidDel="00EE216F">
          <w:rPr>
            <w:rFonts w:eastAsia="MS Mincho"/>
            <w:noProof/>
            <w:sz w:val="16"/>
            <w:szCs w:val="16"/>
          </w:rPr>
          <w:delText xml:space="preserve">by </w:delText>
        </w:r>
      </w:del>
      <w:ins w:id="982" w:author="SDN" w:date="2021-02-01T12:16:00Z">
        <w:r w:rsidR="00EE216F" w:rsidRPr="00D345B9">
          <w:rPr>
            <w:rFonts w:eastAsia="MS Mincho"/>
            <w:noProof/>
            <w:sz w:val="16"/>
            <w:szCs w:val="16"/>
          </w:rPr>
          <w:t>by</w:t>
        </w:r>
        <w:r w:rsidR="00EE216F">
          <w:rPr>
            <w:rFonts w:eastAsia="MS Mincho"/>
            <w:noProof/>
            <w:sz w:val="16"/>
            <w:szCs w:val="16"/>
          </w:rPr>
          <w:t>-</w:t>
        </w:r>
      </w:ins>
      <w:r w:rsidRPr="00D345B9">
        <w:rPr>
          <w:rFonts w:eastAsia="MS Mincho"/>
          <w:noProof/>
          <w:sz w:val="16"/>
          <w:szCs w:val="16"/>
        </w:rPr>
        <w:t>day</w:t>
      </w:r>
      <w:ins w:id="983" w:author="SDN" w:date="2021-02-01T12:15:00Z">
        <w:r w:rsidR="00EE216F">
          <w:rPr>
            <w:rFonts w:eastAsia="MS Mincho"/>
            <w:noProof/>
            <w:sz w:val="16"/>
            <w:szCs w:val="16"/>
          </w:rPr>
          <w:t xml:space="preserve"> basis.</w:t>
        </w:r>
      </w:ins>
    </w:p>
    <w:p w14:paraId="3B928AB9" w14:textId="77777777" w:rsidR="00181F70" w:rsidRDefault="00E3144D" w:rsidP="00181F70">
      <w:pPr>
        <w:rPr>
          <w:rFonts w:eastAsia="MS Mincho"/>
          <w:noProof/>
          <w:sz w:val="16"/>
          <w:szCs w:val="16"/>
        </w:rPr>
      </w:pPr>
      <w:r>
        <w:rPr>
          <w:noProof/>
          <w:sz w:val="60"/>
          <w:szCs w:val="60"/>
        </w:rPr>
        <w:lastRenderedPageBreak/>
        <w:drawing>
          <wp:inline distT="0" distB="0" distL="0" distR="0" wp14:anchorId="211988D0" wp14:editId="6BA24696">
            <wp:extent cx="3200400" cy="1717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717269"/>
                    </a:xfrm>
                    <a:prstGeom prst="rect">
                      <a:avLst/>
                    </a:prstGeom>
                    <a:noFill/>
                    <a:ln>
                      <a:noFill/>
                    </a:ln>
                  </pic:spPr>
                </pic:pic>
              </a:graphicData>
            </a:graphic>
          </wp:inline>
        </w:drawing>
      </w:r>
    </w:p>
    <w:p w14:paraId="7FE09D5D" w14:textId="297B0D1A" w:rsidR="00181F70" w:rsidRDefault="00181F70" w:rsidP="00EE216F">
      <w:pPr>
        <w:rPr>
          <w:rFonts w:eastAsia="MS Mincho"/>
          <w:noProof/>
          <w:sz w:val="16"/>
          <w:szCs w:val="16"/>
        </w:rPr>
        <w:pPrChange w:id="984" w:author="SDN" w:date="2021-02-01T12:16:00Z">
          <w:pPr/>
        </w:pPrChange>
      </w:pPr>
      <w:r w:rsidRPr="00496AC8">
        <w:rPr>
          <w:rFonts w:eastAsia="MS Mincho"/>
          <w:noProof/>
          <w:sz w:val="16"/>
          <w:szCs w:val="16"/>
        </w:rPr>
        <w:t xml:space="preserve">Fig6. The volume of transactions of </w:t>
      </w:r>
      <w:del w:id="985" w:author="SDN" w:date="2021-02-01T11:05:00Z">
        <w:r w:rsidRPr="00496AC8" w:rsidDel="00AE7164">
          <w:rPr>
            <w:rFonts w:eastAsia="MS Mincho"/>
            <w:noProof/>
            <w:sz w:val="16"/>
            <w:szCs w:val="16"/>
          </w:rPr>
          <w:delText>Ethereum (ETH)</w:delText>
        </w:r>
      </w:del>
      <w:ins w:id="986" w:author="SDN" w:date="2021-02-01T11:05:00Z">
        <w:r w:rsidR="00AE7164">
          <w:rPr>
            <w:rFonts w:eastAsia="MS Mincho"/>
            <w:noProof/>
            <w:sz w:val="16"/>
            <w:szCs w:val="16"/>
          </w:rPr>
          <w:t>Ether (ETH)</w:t>
        </w:r>
      </w:ins>
      <w:r w:rsidRPr="00496AC8">
        <w:rPr>
          <w:rFonts w:eastAsia="MS Mincho"/>
          <w:noProof/>
          <w:sz w:val="16"/>
          <w:szCs w:val="16"/>
        </w:rPr>
        <w:t xml:space="preserve"> users </w:t>
      </w:r>
      <w:ins w:id="987" w:author="SDN" w:date="2021-02-01T12:15:00Z">
        <w:r w:rsidR="00EE216F">
          <w:rPr>
            <w:rFonts w:eastAsia="MS Mincho"/>
            <w:noProof/>
            <w:sz w:val="16"/>
            <w:szCs w:val="16"/>
          </w:rPr>
          <w:t>on a day</w:t>
        </w:r>
      </w:ins>
      <w:ins w:id="988" w:author="SDN" w:date="2021-02-01T12:16:00Z">
        <w:r w:rsidR="00EE216F">
          <w:rPr>
            <w:rFonts w:eastAsia="MS Mincho"/>
            <w:noProof/>
            <w:sz w:val="16"/>
            <w:szCs w:val="16"/>
          </w:rPr>
          <w:t>-</w:t>
        </w:r>
      </w:ins>
      <w:ins w:id="989" w:author="SDN" w:date="2021-02-01T12:15:00Z">
        <w:r w:rsidR="00EE216F">
          <w:rPr>
            <w:rFonts w:eastAsia="MS Mincho"/>
            <w:noProof/>
            <w:sz w:val="16"/>
            <w:szCs w:val="16"/>
          </w:rPr>
          <w:t>by</w:t>
        </w:r>
      </w:ins>
      <w:ins w:id="990" w:author="SDN" w:date="2021-02-01T12:16:00Z">
        <w:r w:rsidR="00EE216F">
          <w:rPr>
            <w:rFonts w:eastAsia="MS Mincho"/>
            <w:noProof/>
            <w:sz w:val="16"/>
            <w:szCs w:val="16"/>
          </w:rPr>
          <w:t>-</w:t>
        </w:r>
      </w:ins>
      <w:ins w:id="991" w:author="SDN" w:date="2021-02-01T12:15:00Z">
        <w:r w:rsidR="00EE216F">
          <w:rPr>
            <w:rFonts w:eastAsia="MS Mincho"/>
            <w:noProof/>
            <w:sz w:val="16"/>
            <w:szCs w:val="16"/>
          </w:rPr>
          <w:t>day basis.</w:t>
        </w:r>
      </w:ins>
      <w:del w:id="992" w:author="SDN" w:date="2021-02-01T12:16:00Z">
        <w:r w:rsidRPr="00496AC8" w:rsidDel="00EE216F">
          <w:rPr>
            <w:rFonts w:eastAsia="MS Mincho"/>
            <w:noProof/>
            <w:sz w:val="16"/>
            <w:szCs w:val="16"/>
          </w:rPr>
          <w:delText>separated by every day</w:delText>
        </w:r>
      </w:del>
    </w:p>
    <w:p w14:paraId="670207E5" w14:textId="77777777" w:rsidR="00181F70" w:rsidRPr="00496AC8" w:rsidRDefault="00E3144D" w:rsidP="00181F70">
      <w:pPr>
        <w:rPr>
          <w:rFonts w:eastAsia="MS Mincho"/>
          <w:noProof/>
          <w:sz w:val="16"/>
          <w:szCs w:val="16"/>
        </w:rPr>
      </w:pPr>
      <w:r>
        <w:rPr>
          <w:noProof/>
          <w:sz w:val="60"/>
          <w:szCs w:val="60"/>
        </w:rPr>
        <w:drawing>
          <wp:inline distT="0" distB="0" distL="0" distR="0" wp14:anchorId="4B7ADD15" wp14:editId="43803A62">
            <wp:extent cx="3200400" cy="166946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669463"/>
                    </a:xfrm>
                    <a:prstGeom prst="rect">
                      <a:avLst/>
                    </a:prstGeom>
                    <a:noFill/>
                    <a:ln>
                      <a:noFill/>
                    </a:ln>
                  </pic:spPr>
                </pic:pic>
              </a:graphicData>
            </a:graphic>
          </wp:inline>
        </w:drawing>
      </w:r>
    </w:p>
    <w:p w14:paraId="53F5D9FF" w14:textId="50363C3E" w:rsidR="00181F70" w:rsidRPr="00181F70" w:rsidRDefault="00181F70" w:rsidP="00EE216F">
      <w:pPr>
        <w:rPr>
          <w:rFonts w:eastAsia="MS Mincho"/>
          <w:noProof/>
          <w:sz w:val="16"/>
          <w:szCs w:val="16"/>
        </w:rPr>
        <w:pPrChange w:id="993" w:author="SDN" w:date="2021-02-01T12:16:00Z">
          <w:pPr/>
        </w:pPrChange>
      </w:pPr>
      <w:r w:rsidRPr="00496AC8">
        <w:rPr>
          <w:rFonts w:eastAsia="MS Mincho"/>
          <w:noProof/>
          <w:sz w:val="16"/>
          <w:szCs w:val="16"/>
        </w:rPr>
        <w:t xml:space="preserve">Fig. 7 The amount of changes in the assets of Bitcoin (BTC) and </w:t>
      </w:r>
      <w:del w:id="994" w:author="SDN" w:date="2021-02-01T11:05:00Z">
        <w:r w:rsidRPr="00496AC8" w:rsidDel="00AE7164">
          <w:rPr>
            <w:rFonts w:eastAsia="MS Mincho"/>
            <w:noProof/>
            <w:sz w:val="16"/>
            <w:szCs w:val="16"/>
          </w:rPr>
          <w:delText>Ethereum (ETH)</w:delText>
        </w:r>
      </w:del>
      <w:ins w:id="995" w:author="SDN" w:date="2021-02-01T11:05:00Z">
        <w:r w:rsidR="00AE7164">
          <w:rPr>
            <w:rFonts w:eastAsia="MS Mincho"/>
            <w:noProof/>
            <w:sz w:val="16"/>
            <w:szCs w:val="16"/>
          </w:rPr>
          <w:t>Ether (ETH)</w:t>
        </w:r>
      </w:ins>
      <w:r w:rsidRPr="00496AC8">
        <w:rPr>
          <w:rFonts w:eastAsia="MS Mincho"/>
          <w:noProof/>
          <w:sz w:val="16"/>
          <w:szCs w:val="16"/>
        </w:rPr>
        <w:t xml:space="preserve"> users </w:t>
      </w:r>
      <w:ins w:id="996" w:author="SDN" w:date="2021-02-01T12:16:00Z">
        <w:r w:rsidR="00EE216F">
          <w:rPr>
            <w:rFonts w:eastAsia="MS Mincho"/>
            <w:noProof/>
            <w:sz w:val="16"/>
            <w:szCs w:val="16"/>
          </w:rPr>
          <w:t>on a day</w:t>
        </w:r>
        <w:r w:rsidR="00EE216F">
          <w:rPr>
            <w:rFonts w:eastAsia="MS Mincho"/>
            <w:noProof/>
            <w:sz w:val="16"/>
            <w:szCs w:val="16"/>
          </w:rPr>
          <w:t>-</w:t>
        </w:r>
        <w:r w:rsidR="00EE216F">
          <w:rPr>
            <w:rFonts w:eastAsia="MS Mincho"/>
            <w:noProof/>
            <w:sz w:val="16"/>
            <w:szCs w:val="16"/>
          </w:rPr>
          <w:t>by</w:t>
        </w:r>
        <w:r w:rsidR="00EE216F">
          <w:rPr>
            <w:rFonts w:eastAsia="MS Mincho"/>
            <w:noProof/>
            <w:sz w:val="16"/>
            <w:szCs w:val="16"/>
          </w:rPr>
          <w:t>-</w:t>
        </w:r>
        <w:r w:rsidR="00EE216F">
          <w:rPr>
            <w:rFonts w:eastAsia="MS Mincho"/>
            <w:noProof/>
            <w:sz w:val="16"/>
            <w:szCs w:val="16"/>
          </w:rPr>
          <w:t>day basis.</w:t>
        </w:r>
      </w:ins>
      <w:del w:id="997" w:author="SDN" w:date="2021-02-01T12:16:00Z">
        <w:r w:rsidRPr="00496AC8" w:rsidDel="00EE216F">
          <w:rPr>
            <w:rFonts w:eastAsia="MS Mincho"/>
            <w:noProof/>
            <w:sz w:val="16"/>
            <w:szCs w:val="16"/>
          </w:rPr>
          <w:delText>by day</w:delText>
        </w:r>
      </w:del>
    </w:p>
    <w:p w14:paraId="19B8E481" w14:textId="77777777" w:rsidR="00496AC8" w:rsidRDefault="00B04207" w:rsidP="00496AC8">
      <w:pPr>
        <w:pStyle w:val="Heading1"/>
        <w:rPr>
          <w:lang w:bidi="fa-IR"/>
        </w:rPr>
      </w:pPr>
      <w:r>
        <w:rPr>
          <w:lang w:bidi="fa-IR"/>
        </w:rPr>
        <w:t>Conclusion</w:t>
      </w:r>
      <w:r w:rsidR="00496AC8">
        <w:rPr>
          <w:lang w:bidi="fa-IR"/>
        </w:rPr>
        <w:t xml:space="preserve"> </w:t>
      </w:r>
    </w:p>
    <w:p w14:paraId="6522ECAC" w14:textId="65D68490" w:rsidR="00496AC8" w:rsidRPr="00181F70" w:rsidDel="00EE216F" w:rsidRDefault="00496AC8" w:rsidP="00EE216F">
      <w:pPr>
        <w:rPr>
          <w:del w:id="998" w:author="SDN" w:date="2021-02-01T12:17:00Z"/>
          <w:rFonts w:eastAsia="MS Mincho"/>
          <w:spacing w:val="-1"/>
        </w:rPr>
        <w:pPrChange w:id="999" w:author="SDN" w:date="2021-02-01T12:17:00Z">
          <w:pPr/>
        </w:pPrChange>
      </w:pPr>
      <w:r w:rsidRPr="00B04207">
        <w:rPr>
          <w:rFonts w:eastAsia="MS Mincho"/>
          <w:spacing w:val="-1"/>
        </w:rPr>
        <w:t xml:space="preserve">In this paper, the </w:t>
      </w:r>
      <w:ins w:id="1000" w:author="SDN" w:date="2021-02-01T12:16:00Z">
        <w:r w:rsidR="00EE216F">
          <w:rPr>
            <w:rFonts w:eastAsia="MS Mincho"/>
            <w:spacing w:val="-1"/>
          </w:rPr>
          <w:t xml:space="preserve">we introduced our </w:t>
        </w:r>
      </w:ins>
      <w:r w:rsidRPr="00B04207">
        <w:rPr>
          <w:rFonts w:eastAsia="MS Mincho"/>
          <w:spacing w:val="-1"/>
        </w:rPr>
        <w:t xml:space="preserve">Stellar </w:t>
      </w:r>
      <w:ins w:id="1001" w:author="SDN" w:date="2021-02-01T12:16:00Z">
        <w:r w:rsidR="00EE216F">
          <w:rPr>
            <w:rFonts w:eastAsia="MS Mincho"/>
            <w:spacing w:val="-1"/>
          </w:rPr>
          <w:t xml:space="preserve">network </w:t>
        </w:r>
      </w:ins>
      <w:ins w:id="1002" w:author="SDN" w:date="2021-02-01T12:17:00Z">
        <w:r w:rsidR="00EE216F">
          <w:rPr>
            <w:rFonts w:eastAsia="MS Mincho"/>
            <w:spacing w:val="-1"/>
          </w:rPr>
          <w:t xml:space="preserve">exchange data set. </w:t>
        </w:r>
      </w:ins>
      <w:del w:id="1003" w:author="SDN" w:date="2021-02-01T12:17:00Z">
        <w:r w:rsidRPr="00B04207" w:rsidDel="00EE216F">
          <w:rPr>
            <w:rFonts w:eastAsia="MS Mincho"/>
            <w:spacing w:val="-1"/>
          </w:rPr>
          <w:delText xml:space="preserve">market financial exchange </w:delText>
        </w:r>
      </w:del>
      <w:del w:id="1004" w:author="SDN" w:date="2021-02-01T08:42:00Z">
        <w:r w:rsidRPr="00B04207" w:rsidDel="0040779B">
          <w:rPr>
            <w:rFonts w:eastAsia="MS Mincho"/>
            <w:spacing w:val="-1"/>
          </w:rPr>
          <w:delText>dataset</w:delText>
        </w:r>
      </w:del>
      <w:del w:id="1005" w:author="SDN" w:date="2021-02-01T12:17:00Z">
        <w:r w:rsidRPr="00B04207" w:rsidDel="00EE216F">
          <w:rPr>
            <w:rFonts w:eastAsia="MS Mincho"/>
            <w:spacing w:val="-1"/>
          </w:rPr>
          <w:delText xml:space="preserve"> was collected, which is based on blockchain technology. </w:delText>
        </w:r>
      </w:del>
      <w:r w:rsidRPr="00B04207">
        <w:rPr>
          <w:rFonts w:eastAsia="MS Mincho"/>
          <w:spacing w:val="-1"/>
        </w:rPr>
        <w:t xml:space="preserve">Using this </w:t>
      </w:r>
      <w:del w:id="1006" w:author="SDN" w:date="2021-02-01T08:42:00Z">
        <w:r w:rsidRPr="00B04207" w:rsidDel="0040779B">
          <w:rPr>
            <w:rFonts w:eastAsia="MS Mincho"/>
            <w:spacing w:val="-1"/>
          </w:rPr>
          <w:delText>dataset</w:delText>
        </w:r>
      </w:del>
      <w:ins w:id="1007" w:author="SDN" w:date="2021-02-01T08:42:00Z">
        <w:r w:rsidR="0040779B">
          <w:rPr>
            <w:rFonts w:eastAsia="MS Mincho"/>
            <w:spacing w:val="-1"/>
          </w:rPr>
          <w:t>data set</w:t>
        </w:r>
      </w:ins>
      <w:r w:rsidRPr="00B04207">
        <w:rPr>
          <w:rFonts w:eastAsia="MS Mincho"/>
          <w:spacing w:val="-1"/>
        </w:rPr>
        <w:t xml:space="preserve"> and the features obtained through it, it can be pointed out that researchers in the field of economics or computer </w:t>
      </w:r>
      <w:ins w:id="1008" w:author="SDN" w:date="2021-02-01T12:17:00Z">
        <w:r w:rsidR="00EE216F">
          <w:rPr>
            <w:rFonts w:eastAsia="MS Mincho"/>
            <w:spacing w:val="-1"/>
          </w:rPr>
          <w:t xml:space="preserve">science </w:t>
        </w:r>
      </w:ins>
      <w:r w:rsidRPr="00B04207">
        <w:rPr>
          <w:rFonts w:eastAsia="MS Mincho"/>
          <w:spacing w:val="-1"/>
        </w:rPr>
        <w:t xml:space="preserve">can use the financial exchange information of this network to simultaneously investigate the </w:t>
      </w:r>
      <w:r w:rsidRPr="00B04207">
        <w:rPr>
          <w:rFonts w:eastAsia="MS Mincho"/>
          <w:spacing w:val="-1"/>
        </w:rPr>
        <w:t xml:space="preserve">financial data of </w:t>
      </w:r>
      <w:del w:id="1009" w:author="SDN" w:date="2021-02-01T12:17:00Z">
        <w:r w:rsidRPr="00B04207" w:rsidDel="00EE216F">
          <w:rPr>
            <w:rFonts w:eastAsia="MS Mincho"/>
            <w:spacing w:val="-1"/>
          </w:rPr>
          <w:delText xml:space="preserve">traditional currencies </w:delText>
        </w:r>
      </w:del>
      <w:ins w:id="1010" w:author="SDN" w:date="2021-02-01T12:17:00Z">
        <w:r w:rsidR="00EE216F">
          <w:rPr>
            <w:rFonts w:eastAsia="MS Mincho"/>
            <w:spacing w:val="-1"/>
          </w:rPr>
          <w:t xml:space="preserve">fiat money </w:t>
        </w:r>
      </w:ins>
      <w:r w:rsidRPr="00B04207">
        <w:rPr>
          <w:rFonts w:eastAsia="MS Mincho"/>
          <w:spacing w:val="-1"/>
        </w:rPr>
        <w:t xml:space="preserve">and cryptocurrencies. As mentioned earlier, one of </w:t>
      </w:r>
    </w:p>
    <w:p w14:paraId="07DE6B17" w14:textId="636141B6" w:rsidR="00496AC8" w:rsidRPr="00B04207" w:rsidDel="00EE216F" w:rsidRDefault="00496AC8" w:rsidP="00EE216F">
      <w:pPr>
        <w:rPr>
          <w:del w:id="1011" w:author="SDN" w:date="2021-02-01T12:19:00Z"/>
          <w:rFonts w:eastAsia="MS Mincho"/>
          <w:spacing w:val="-1"/>
        </w:rPr>
        <w:pPrChange w:id="1012" w:author="SDN" w:date="2021-02-01T12:18:00Z">
          <w:pPr/>
        </w:pPrChange>
      </w:pPr>
      <w:r w:rsidRPr="00B04207">
        <w:rPr>
          <w:rFonts w:eastAsia="MS Mincho"/>
          <w:spacing w:val="-1"/>
        </w:rPr>
        <w:t xml:space="preserve">the main challenges in </w:t>
      </w:r>
      <w:del w:id="1013" w:author="SDN" w:date="2021-02-01T12:17:00Z">
        <w:r w:rsidRPr="00B04207" w:rsidDel="00EE216F">
          <w:rPr>
            <w:rFonts w:eastAsia="MS Mincho"/>
            <w:spacing w:val="-1"/>
          </w:rPr>
          <w:delText xml:space="preserve">previous </w:delText>
        </w:r>
      </w:del>
      <w:ins w:id="1014" w:author="SDN" w:date="2021-02-01T12:17:00Z">
        <w:r w:rsidR="00EE216F">
          <w:rPr>
            <w:rFonts w:eastAsia="MS Mincho"/>
            <w:spacing w:val="-1"/>
          </w:rPr>
          <w:t xml:space="preserve">existing </w:t>
        </w:r>
      </w:ins>
      <w:r w:rsidRPr="00B04207">
        <w:rPr>
          <w:rFonts w:eastAsia="MS Mincho"/>
          <w:spacing w:val="-1"/>
        </w:rPr>
        <w:t xml:space="preserve">research in the field of user behavior was that the data </w:t>
      </w:r>
      <w:del w:id="1015" w:author="SDN" w:date="2021-02-01T12:18:00Z">
        <w:r w:rsidRPr="00B04207" w:rsidDel="00EE216F">
          <w:rPr>
            <w:rFonts w:eastAsia="MS Mincho"/>
            <w:spacing w:val="-1"/>
          </w:rPr>
          <w:delText xml:space="preserve">in those articles did not pay any attention to the </w:delText>
        </w:r>
      </w:del>
      <w:r w:rsidRPr="00B04207">
        <w:rPr>
          <w:rFonts w:eastAsia="MS Mincho"/>
          <w:spacing w:val="-1"/>
        </w:rPr>
        <w:t>diversity of asset</w:t>
      </w:r>
      <w:ins w:id="1016" w:author="SDN" w:date="2021-02-01T12:18:00Z">
        <w:r w:rsidR="00EE216F">
          <w:rPr>
            <w:rFonts w:eastAsia="MS Mincho"/>
            <w:spacing w:val="-1"/>
          </w:rPr>
          <w:t xml:space="preserve">s was not considered. In addition, we have exact details of offers and bids besides finalized purchases, which needs more </w:t>
        </w:r>
      </w:ins>
      <w:ins w:id="1017" w:author="SDN" w:date="2021-02-01T12:19:00Z">
        <w:r w:rsidR="00EE216F">
          <w:rPr>
            <w:rFonts w:eastAsia="MS Mincho"/>
            <w:spacing w:val="-1"/>
          </w:rPr>
          <w:t xml:space="preserve">investigation, and can be a </w:t>
        </w:r>
      </w:ins>
      <w:del w:id="1018" w:author="SDN" w:date="2021-02-01T12:18:00Z">
        <w:r w:rsidRPr="00B04207" w:rsidDel="00EE216F">
          <w:rPr>
            <w:rFonts w:eastAsia="MS Mincho"/>
            <w:spacing w:val="-1"/>
          </w:rPr>
          <w:delText>s.</w:delText>
        </w:r>
      </w:del>
      <w:ins w:id="1019" w:author="SDN" w:date="2021-02-01T12:19:00Z">
        <w:r w:rsidR="00EE216F">
          <w:rPr>
            <w:rFonts w:eastAsia="MS Mincho"/>
            <w:spacing w:val="-1"/>
          </w:rPr>
          <w:t xml:space="preserve">potential advantage in market analysis. </w:t>
        </w:r>
      </w:ins>
    </w:p>
    <w:p w14:paraId="7ABEF458" w14:textId="2C83C1DB" w:rsidR="00496AC8" w:rsidRPr="00E827C8" w:rsidRDefault="00496AC8" w:rsidP="00EE216F">
      <w:pPr>
        <w:rPr>
          <w:rFonts w:eastAsia="MS Mincho"/>
          <w:spacing w:val="-1"/>
        </w:rPr>
        <w:pPrChange w:id="1020" w:author="SDN" w:date="2021-02-01T12:19:00Z">
          <w:pPr/>
        </w:pPrChange>
      </w:pPr>
      <w:del w:id="1021" w:author="SDN" w:date="2021-02-01T12:19:00Z">
        <w:r w:rsidRPr="00B04207" w:rsidDel="00EE216F">
          <w:rPr>
            <w:rFonts w:eastAsia="MS Mincho"/>
            <w:spacing w:val="-1"/>
          </w:rPr>
          <w:delText xml:space="preserve">Accordingly, in this </w:delText>
        </w:r>
      </w:del>
      <w:ins w:id="1022" w:author="SDN" w:date="2021-02-01T12:19:00Z">
        <w:r w:rsidR="00EE216F">
          <w:rPr>
            <w:rFonts w:eastAsia="MS Mincho"/>
            <w:spacing w:val="-1"/>
          </w:rPr>
          <w:t xml:space="preserve">Our </w:t>
        </w:r>
      </w:ins>
      <w:r w:rsidRPr="00B04207">
        <w:rPr>
          <w:rFonts w:eastAsia="MS Mincho"/>
          <w:spacing w:val="-1"/>
        </w:rPr>
        <w:t>data set</w:t>
      </w:r>
      <w:del w:id="1023" w:author="SDN" w:date="2021-02-01T12:19:00Z">
        <w:r w:rsidRPr="00B04207" w:rsidDel="00EE216F">
          <w:rPr>
            <w:rFonts w:eastAsia="MS Mincho"/>
            <w:spacing w:val="-1"/>
          </w:rPr>
          <w:delText>, based on the features mentioned it, it</w:delText>
        </w:r>
      </w:del>
      <w:r w:rsidRPr="00B04207">
        <w:rPr>
          <w:rFonts w:eastAsia="MS Mincho"/>
          <w:spacing w:val="-1"/>
        </w:rPr>
        <w:t xml:space="preserve"> can be used in simulating new exchange markets, stable cryptocurrency markets</w:t>
      </w:r>
      <w:del w:id="1024" w:author="SDN" w:date="2021-02-01T12:19:00Z">
        <w:r w:rsidRPr="00B04207" w:rsidDel="00EE216F">
          <w:rPr>
            <w:rFonts w:eastAsia="MS Mincho"/>
            <w:spacing w:val="-1"/>
          </w:rPr>
          <w:delText xml:space="preserve"> (29)</w:delText>
        </w:r>
      </w:del>
      <w:r w:rsidRPr="00B04207">
        <w:rPr>
          <w:rFonts w:eastAsia="MS Mincho"/>
          <w:spacing w:val="-1"/>
        </w:rPr>
        <w:t xml:space="preserve">, </w:t>
      </w:r>
      <w:del w:id="1025" w:author="SDN" w:date="2021-02-01T12:19:00Z">
        <w:r w:rsidRPr="00B04207" w:rsidDel="00EE216F">
          <w:rPr>
            <w:rFonts w:eastAsia="MS Mincho"/>
            <w:spacing w:val="-1"/>
          </w:rPr>
          <w:delText xml:space="preserve">discovering </w:delText>
        </w:r>
      </w:del>
      <w:ins w:id="1026" w:author="SDN" w:date="2021-02-01T12:19:00Z">
        <w:r w:rsidR="00EE216F">
          <w:rPr>
            <w:rFonts w:eastAsia="MS Mincho"/>
            <w:spacing w:val="-1"/>
          </w:rPr>
          <w:t xml:space="preserve">studying </w:t>
        </w:r>
      </w:ins>
      <w:r w:rsidRPr="00B04207">
        <w:rPr>
          <w:rFonts w:eastAsia="MS Mincho"/>
          <w:spacing w:val="-1"/>
        </w:rPr>
        <w:t xml:space="preserve">user behavior or predicting the conversion rate of cryptocurrencies </w:t>
      </w:r>
      <w:ins w:id="1027" w:author="SDN" w:date="2021-02-01T12:19:00Z">
        <w:r w:rsidR="00EE216F">
          <w:rPr>
            <w:rFonts w:eastAsia="MS Mincho"/>
            <w:spacing w:val="-1"/>
          </w:rPr>
          <w:t xml:space="preserve">after </w:t>
        </w:r>
        <w:r w:rsidR="006C2189">
          <w:rPr>
            <w:rFonts w:eastAsia="MS Mincho"/>
            <w:spacing w:val="-1"/>
          </w:rPr>
          <w:t>changes in market parameters</w:t>
        </w:r>
      </w:ins>
      <w:bookmarkStart w:id="1028" w:name="_GoBack"/>
      <w:bookmarkEnd w:id="1028"/>
      <w:del w:id="1029" w:author="SDN" w:date="2021-02-01T12:19:00Z">
        <w:r w:rsidRPr="00B04207" w:rsidDel="00EE216F">
          <w:rPr>
            <w:rFonts w:eastAsia="MS Mincho"/>
            <w:spacing w:val="-1"/>
          </w:rPr>
          <w:delText>or various currencies</w:delText>
        </w:r>
      </w:del>
      <w:r w:rsidRPr="00B04207">
        <w:rPr>
          <w:rFonts w:eastAsia="MS Mincho"/>
          <w:spacing w:val="-1"/>
        </w:rPr>
        <w:t>.</w:t>
      </w:r>
    </w:p>
    <w:p w14:paraId="0AB0CD82" w14:textId="77777777" w:rsidR="00496AC8" w:rsidRDefault="00496AC8" w:rsidP="00496AC8">
      <w:pPr>
        <w:pStyle w:val="Heading5"/>
        <w:rPr>
          <w:rFonts w:eastAsia="MS Mincho"/>
        </w:rPr>
      </w:pPr>
      <w:r>
        <w:rPr>
          <w:rFonts w:eastAsia="MS Mincho"/>
        </w:rPr>
        <w:t>References</w:t>
      </w:r>
    </w:p>
    <w:p w14:paraId="3BC89951" w14:textId="77777777" w:rsidR="00496AC8" w:rsidRPr="00AB5735" w:rsidRDefault="00496AC8" w:rsidP="00496AC8">
      <w:pPr>
        <w:pStyle w:val="references"/>
        <w:rPr>
          <w:rFonts w:eastAsia="MS Mincho"/>
        </w:rPr>
      </w:pPr>
      <w:r w:rsidRPr="00AB5735">
        <w:rPr>
          <w:rFonts w:eastAsia="MS Mincho"/>
        </w:rPr>
        <w:t>S. S. Chawathe, “Clustering Blockchain Data,” in Clustering Methods for Big Data Analytics: Techniques, Toolboxes and Applications, O. Nasraoui and C.-E. Ben N’Cir, Eds. Cham: Springer International Publishing, 2019, pp. 43–72.</w:t>
      </w:r>
    </w:p>
    <w:p w14:paraId="19AE8EE5" w14:textId="77777777" w:rsidR="00496AC8" w:rsidRPr="00496AC8" w:rsidRDefault="00496AC8" w:rsidP="00496AC8">
      <w:pPr>
        <w:pStyle w:val="references"/>
        <w:rPr>
          <w:rFonts w:eastAsia="MS Mincho"/>
        </w:rPr>
      </w:pPr>
      <w:r w:rsidRPr="00AB5735">
        <w:rPr>
          <w:rFonts w:eastAsia="MS Mincho"/>
        </w:rPr>
        <w:t>B. Huang, Z. Liu, J. Chen, A. Liu, Q. Liu, and Q. He, “Behavior pattern clustering in blockchain networks,” Multimed Tools Appl, vol. 76, no. 19, pp. 20099–20110, Oct. 2017, doi: 10.1007/s11042-017-4396-4.</w:t>
      </w:r>
    </w:p>
    <w:p w14:paraId="58ACB232" w14:textId="77777777" w:rsidR="00496AC8" w:rsidRDefault="00496AC8" w:rsidP="00496AC8">
      <w:pPr>
        <w:pStyle w:val="references"/>
        <w:rPr>
          <w:rFonts w:eastAsia="MS Mincho"/>
        </w:rPr>
      </w:pPr>
      <w:r w:rsidRPr="00AB5735">
        <w:rPr>
          <w:rFonts w:eastAsia="MS Mincho"/>
        </w:rPr>
        <w:t>G. Shi, L. Ren, Z. Miao, J. Gao, Y. Che, and J. Lu, “Discovering the Trading Pattern of Financial Market Participants: Comparison of Two Co-Clustering Methods,” IEEE Access, vol. 6, pp. 14431–14438, 2018, doi: 10.1109/ACCESS.2018.2801263.</w:t>
      </w:r>
    </w:p>
    <w:p w14:paraId="743CFB2F" w14:textId="77777777" w:rsidR="00496AC8" w:rsidRDefault="00496AC8" w:rsidP="00496AC8">
      <w:pPr>
        <w:pStyle w:val="references"/>
        <w:rPr>
          <w:rFonts w:eastAsia="MS Mincho"/>
        </w:rPr>
      </w:pPr>
      <w:r w:rsidRPr="00496AC8">
        <w:rPr>
          <w:rFonts w:eastAsia="MS Mincho"/>
        </w:rPr>
        <w:t>M. Gidea, D. Goldsmith, Y. Katz, P. Roldan, and Y. Shmalo, “Topological recognition of critical transitions in time series of</w:t>
      </w:r>
    </w:p>
    <w:p w14:paraId="627D1DCD" w14:textId="77777777" w:rsidR="00496AC8" w:rsidRPr="00AB5735" w:rsidRDefault="00496AC8" w:rsidP="00496AC8">
      <w:pPr>
        <w:pStyle w:val="references"/>
        <w:rPr>
          <w:rFonts w:eastAsia="MS Mincho"/>
        </w:rPr>
      </w:pPr>
      <w:r w:rsidRPr="00AB5735">
        <w:rPr>
          <w:rFonts w:eastAsia="MS Mincho"/>
        </w:rPr>
        <w:t>cryptocurrencies,” Physica A: Statistical Mechanics and its Applications, p. 123843, Jan. 2020, doi: 10.1016/j.physa.2019.123843.</w:t>
      </w:r>
    </w:p>
    <w:p w14:paraId="74ED38AE" w14:textId="77777777" w:rsidR="00496AC8" w:rsidRPr="00AB5735" w:rsidRDefault="00496AC8" w:rsidP="00496AC8">
      <w:pPr>
        <w:pStyle w:val="references"/>
        <w:rPr>
          <w:rFonts w:eastAsia="MS Mincho"/>
        </w:rPr>
      </w:pPr>
      <w:r w:rsidRPr="00AB5735">
        <w:rPr>
          <w:rFonts w:eastAsia="MS Mincho"/>
        </w:rPr>
        <w:t>L. Cocco, G. Concas, and M. Marchesi, “Using an artificial financial market for studying a cryptocurrency market,” J Econ Interact Coord, vol. 12, no. 2, pp. 345–365, Jul. 2017, doi: 10.1007/s11403-015-0168-2.</w:t>
      </w:r>
    </w:p>
    <w:p w14:paraId="4BA46B0A" w14:textId="77777777" w:rsidR="00496AC8" w:rsidRPr="00496AC8" w:rsidRDefault="00496AC8" w:rsidP="00496AC8">
      <w:pPr>
        <w:pStyle w:val="references"/>
        <w:rPr>
          <w:rFonts w:eastAsia="MS Mincho"/>
        </w:rPr>
      </w:pPr>
      <w:r w:rsidRPr="00AB5735">
        <w:rPr>
          <w:rFonts w:eastAsia="MS Mincho"/>
        </w:rPr>
        <w:t>Stellar Development Guides | Stellar Foundation.</w:t>
      </w:r>
    </w:p>
    <w:p w14:paraId="7DAB33F9" w14:textId="77777777" w:rsidR="00496AC8" w:rsidRDefault="00496AC8" w:rsidP="00496AC8">
      <w:pPr>
        <w:rPr>
          <w:lang w:bidi="fa-IR"/>
        </w:rPr>
      </w:pPr>
    </w:p>
    <w:p w14:paraId="2BF5D364" w14:textId="77777777" w:rsidR="00496AC8" w:rsidRDefault="00496AC8" w:rsidP="00496AC8">
      <w:pPr>
        <w:rPr>
          <w:lang w:bidi="fa-IR"/>
        </w:rPr>
      </w:pPr>
    </w:p>
    <w:p w14:paraId="10BB6797" w14:textId="77777777" w:rsidR="00496AC8" w:rsidRDefault="00496AC8" w:rsidP="00496AC8">
      <w:pPr>
        <w:rPr>
          <w:lang w:bidi="fa-IR"/>
        </w:rPr>
      </w:pPr>
    </w:p>
    <w:p w14:paraId="0081D18B" w14:textId="77777777" w:rsidR="00496AC8" w:rsidRDefault="00496AC8" w:rsidP="00496AC8">
      <w:pPr>
        <w:rPr>
          <w:lang w:bidi="fa-IR"/>
        </w:rPr>
      </w:pPr>
    </w:p>
    <w:p w14:paraId="0F507221" w14:textId="77777777" w:rsidR="00496AC8" w:rsidRPr="00496AC8" w:rsidRDefault="00496AC8" w:rsidP="00496AC8">
      <w:pPr>
        <w:rPr>
          <w:lang w:bidi="fa-IR"/>
        </w:rPr>
        <w:sectPr w:rsidR="00496AC8" w:rsidRPr="00496AC8" w:rsidSect="00496AC8">
          <w:type w:val="continuous"/>
          <w:pgSz w:w="11909" w:h="16834" w:code="9"/>
          <w:pgMar w:top="2127" w:right="734" w:bottom="2434" w:left="734" w:header="568" w:footer="720" w:gutter="0"/>
          <w:cols w:num="2" w:space="360"/>
          <w:docGrid w:linePitch="360"/>
        </w:sectPr>
      </w:pPr>
    </w:p>
    <w:p w14:paraId="1C370B0C" w14:textId="77777777" w:rsidR="00496AC8" w:rsidRDefault="00496AC8" w:rsidP="00496AC8">
      <w:pPr>
        <w:rPr>
          <w:rFonts w:eastAsia="MS Mincho"/>
          <w:spacing w:val="-1"/>
        </w:rPr>
      </w:pPr>
    </w:p>
    <w:p w14:paraId="06AF8D0A" w14:textId="77777777" w:rsidR="008A55B5" w:rsidRDefault="008A55B5">
      <w:pPr>
        <w:pStyle w:val="references"/>
        <w:rPr>
          <w:rFonts w:eastAsia="MS Mincho"/>
        </w:rPr>
        <w:sectPr w:rsidR="008A55B5" w:rsidSect="00496AC8">
          <w:type w:val="continuous"/>
          <w:pgSz w:w="11909" w:h="16834" w:code="9"/>
          <w:pgMar w:top="2127" w:right="734" w:bottom="2434" w:left="734" w:header="568" w:footer="720" w:gutter="0"/>
          <w:cols w:num="2" w:space="360"/>
          <w:docGrid w:linePitch="360"/>
        </w:sectPr>
      </w:pPr>
    </w:p>
    <w:p w14:paraId="17C260E9" w14:textId="77777777" w:rsidR="008A55B5" w:rsidRDefault="008A55B5" w:rsidP="00276735"/>
    <w:sectPr w:rsidR="008A55B5" w:rsidSect="00091A35">
      <w:type w:val="continuous"/>
      <w:pgSz w:w="11909" w:h="16834" w:code="9"/>
      <w:pgMar w:top="1080" w:right="734" w:bottom="2434" w:left="734" w:header="720" w:footer="720" w:gutter="0"/>
      <w:cols w:num="2"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8" w:author="SDN" w:date="2021-02-01T09:20:00Z" w:initials="SDN">
    <w:p w14:paraId="1886F39D" w14:textId="77777777" w:rsidR="00AE7164" w:rsidRDefault="00AE7164">
      <w:pPr>
        <w:pStyle w:val="CommentText"/>
        <w:rPr>
          <w:rFonts w:hint="cs"/>
          <w:rtl/>
          <w:lang w:bidi="fa-IR"/>
        </w:rPr>
      </w:pPr>
      <w:r>
        <w:rPr>
          <w:rStyle w:val="CommentReference"/>
        </w:rPr>
        <w:annotationRef/>
      </w:r>
      <w:r>
        <w:rPr>
          <w:rFonts w:hint="cs"/>
          <w:rtl/>
          <w:lang w:bidi="fa-IR"/>
        </w:rPr>
        <w:t>مرجع 6 اینجا چه کار می‌کند؟ نباید در بخش قبلی می‌بود؟</w:t>
      </w:r>
    </w:p>
  </w:comment>
  <w:comment w:id="589" w:author="SDN" w:date="2021-02-01T10:51:00Z" w:initials="SDN">
    <w:p w14:paraId="47C55686" w14:textId="5887D949" w:rsidR="00AE7164" w:rsidRDefault="00AE7164" w:rsidP="004971B8">
      <w:pPr>
        <w:pStyle w:val="CommentText"/>
        <w:ind w:firstLine="0"/>
        <w:rPr>
          <w:rFonts w:hint="cs"/>
          <w:rtl/>
          <w:lang w:bidi="fa-IR"/>
        </w:rPr>
      </w:pPr>
      <w:r>
        <w:rPr>
          <w:rStyle w:val="CommentReference"/>
        </w:rPr>
        <w:annotationRef/>
      </w:r>
      <w:r>
        <w:rPr>
          <w:rFonts w:hint="cs"/>
          <w:rtl/>
          <w:lang w:bidi="fa-IR"/>
        </w:rPr>
        <w:t>این عددها چه هستند؟ اگر رفرنس هستند درست کنید و اگر کد هستند، معلوم نیست. در این صورت فایده‌شان  در متن ما چیست؟</w:t>
      </w:r>
    </w:p>
  </w:comment>
  <w:comment w:id="788" w:author="SDN" w:date="2021-02-01T11:21:00Z" w:initials="SDN">
    <w:p w14:paraId="0FE490BC" w14:textId="1D30D40E" w:rsidR="009909CF" w:rsidRDefault="009909CF">
      <w:pPr>
        <w:pStyle w:val="CommentText"/>
        <w:rPr>
          <w:rFonts w:hint="cs"/>
          <w:rtl/>
          <w:lang w:bidi="fa-IR"/>
        </w:rPr>
      </w:pPr>
      <w:r>
        <w:rPr>
          <w:rStyle w:val="CommentReference"/>
        </w:rPr>
        <w:annotationRef/>
      </w:r>
      <w:r>
        <w:rPr>
          <w:rFonts w:hint="cs"/>
          <w:rtl/>
          <w:lang w:bidi="fa-IR"/>
        </w:rPr>
        <w:t>اینجا را نمی‌ٰفهمم. تونضیح را درست کنید.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86F39D" w15:done="0"/>
  <w15:commentEx w15:paraId="47C55686" w15:done="0"/>
  <w15:commentEx w15:paraId="0FE490B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029B5" w14:textId="77777777" w:rsidR="00AE7164" w:rsidRDefault="00AE7164" w:rsidP="00E676E3">
      <w:r>
        <w:separator/>
      </w:r>
    </w:p>
  </w:endnote>
  <w:endnote w:type="continuationSeparator" w:id="0">
    <w:p w14:paraId="2886CDE5" w14:textId="77777777" w:rsidR="00AE7164" w:rsidRDefault="00AE7164" w:rsidP="00E6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2E1EA" w14:textId="77777777" w:rsidR="00AE7164" w:rsidRDefault="00AE7164">
    <w:pPr>
      <w:pStyle w:val="Footer"/>
    </w:pPr>
    <w:r>
      <w:fldChar w:fldCharType="begin"/>
    </w:r>
    <w:r>
      <w:instrText xml:space="preserve"> PAGE   \* MERGEFORMAT </w:instrText>
    </w:r>
    <w:r>
      <w:fldChar w:fldCharType="separate"/>
    </w:r>
    <w:r w:rsidR="006C2189">
      <w:rPr>
        <w:noProof/>
      </w:rPr>
      <w:t>5</w:t>
    </w:r>
    <w:r>
      <w:rPr>
        <w:noProof/>
      </w:rPr>
      <w:fldChar w:fldCharType="end"/>
    </w:r>
  </w:p>
  <w:p w14:paraId="3FF1829C" w14:textId="77777777" w:rsidR="00AE7164" w:rsidRDefault="00AE7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297FD3" w14:textId="77777777" w:rsidR="00AE7164" w:rsidRDefault="00AE7164" w:rsidP="00E676E3">
      <w:r>
        <w:separator/>
      </w:r>
    </w:p>
  </w:footnote>
  <w:footnote w:type="continuationSeparator" w:id="0">
    <w:p w14:paraId="1ECE09B1" w14:textId="77777777" w:rsidR="00AE7164" w:rsidRDefault="00AE7164" w:rsidP="00E676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DBCCA" w14:textId="77777777" w:rsidR="00AE7164" w:rsidRPr="00582AA2" w:rsidRDefault="00AE7164" w:rsidP="000A09D8">
    <w:pPr>
      <w:pStyle w:val="Header"/>
      <w:bidi/>
      <w:rPr>
        <w:rtl/>
      </w:rPr>
    </w:pPr>
    <w:r>
      <w:rPr>
        <w:noProof/>
        <w:rtl/>
      </w:rPr>
      <w:drawing>
        <wp:inline distT="0" distB="0" distL="0" distR="0" wp14:anchorId="7DBA560F" wp14:editId="70848777">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Pr>
        <w:rFonts w:hint="cs"/>
        <w:noProof/>
        <w:rtl/>
      </w:rPr>
      <w:drawing>
        <wp:inline distT="0" distB="0" distL="0" distR="0" wp14:anchorId="274DD08D" wp14:editId="6F466F7C">
          <wp:extent cx="4204908" cy="8603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small.png"/>
                  <pic:cNvPicPr/>
                </pic:nvPicPr>
                <pic:blipFill>
                  <a:blip r:embed="rId2">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rPr>
      <w:t xml:space="preserve">   </w:t>
    </w:r>
    <w:r>
      <w:rPr>
        <w:noProof/>
        <w:rtl/>
      </w:rPr>
      <w:drawing>
        <wp:inline distT="0" distB="0" distL="0" distR="0" wp14:anchorId="7C2FE613" wp14:editId="549A54D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p w14:paraId="38606DC5" w14:textId="77777777" w:rsidR="00AE7164" w:rsidRPr="005C6170" w:rsidRDefault="00AE7164" w:rsidP="005C61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4F1B"/>
    <w:multiLevelType w:val="hybridMultilevel"/>
    <w:tmpl w:val="1AA0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E5932"/>
    <w:multiLevelType w:val="hybridMultilevel"/>
    <w:tmpl w:val="4DFA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FA50065"/>
    <w:multiLevelType w:val="hybridMultilevel"/>
    <w:tmpl w:val="AC0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3AE46C22"/>
    <w:multiLevelType w:val="hybridMultilevel"/>
    <w:tmpl w:val="69F0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1"/>
  </w:num>
  <w:num w:numId="3">
    <w:abstractNumId w:val="3"/>
  </w:num>
  <w:num w:numId="4">
    <w:abstractNumId w:val="9"/>
  </w:num>
  <w:num w:numId="5">
    <w:abstractNumId w:val="9"/>
  </w:num>
  <w:num w:numId="6">
    <w:abstractNumId w:val="9"/>
  </w:num>
  <w:num w:numId="7">
    <w:abstractNumId w:val="9"/>
  </w:num>
  <w:num w:numId="8">
    <w:abstractNumId w:val="10"/>
  </w:num>
  <w:num w:numId="9">
    <w:abstractNumId w:val="12"/>
  </w:num>
  <w:num w:numId="10">
    <w:abstractNumId w:val="7"/>
  </w:num>
  <w:num w:numId="11">
    <w:abstractNumId w:val="2"/>
  </w:num>
  <w:num w:numId="12">
    <w:abstractNumId w:val="13"/>
  </w:num>
  <w:num w:numId="13">
    <w:abstractNumId w:val="1"/>
  </w:num>
  <w:num w:numId="14">
    <w:abstractNumId w:val="4"/>
  </w:num>
  <w:num w:numId="15">
    <w:abstractNumId w:val="8"/>
  </w:num>
  <w:num w:numId="16">
    <w:abstractNumId w:val="6"/>
  </w:num>
  <w:num w:numId="17">
    <w:abstractNumId w:val="10"/>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DN">
    <w15:presenceInfo w15:providerId="None" w15:userId="SD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oNotHyphenateCaps/>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EDA"/>
    <w:rsid w:val="000046BF"/>
    <w:rsid w:val="0004390D"/>
    <w:rsid w:val="000623E8"/>
    <w:rsid w:val="000716C3"/>
    <w:rsid w:val="00091A35"/>
    <w:rsid w:val="00094999"/>
    <w:rsid w:val="0009558F"/>
    <w:rsid w:val="000A09D8"/>
    <w:rsid w:val="000A1273"/>
    <w:rsid w:val="000B4641"/>
    <w:rsid w:val="000E160C"/>
    <w:rsid w:val="0010711E"/>
    <w:rsid w:val="00127EDD"/>
    <w:rsid w:val="00147CBA"/>
    <w:rsid w:val="00174468"/>
    <w:rsid w:val="00181F70"/>
    <w:rsid w:val="001852D1"/>
    <w:rsid w:val="00247919"/>
    <w:rsid w:val="00276735"/>
    <w:rsid w:val="002864A3"/>
    <w:rsid w:val="002B3B81"/>
    <w:rsid w:val="002C32D8"/>
    <w:rsid w:val="002D54DC"/>
    <w:rsid w:val="00317490"/>
    <w:rsid w:val="00334339"/>
    <w:rsid w:val="00344101"/>
    <w:rsid w:val="003A31AB"/>
    <w:rsid w:val="003A47B5"/>
    <w:rsid w:val="003A59A6"/>
    <w:rsid w:val="004059FE"/>
    <w:rsid w:val="0040779B"/>
    <w:rsid w:val="0042176D"/>
    <w:rsid w:val="004445B3"/>
    <w:rsid w:val="004445C8"/>
    <w:rsid w:val="00463869"/>
    <w:rsid w:val="00496AC8"/>
    <w:rsid w:val="004971B8"/>
    <w:rsid w:val="004B2A03"/>
    <w:rsid w:val="00527491"/>
    <w:rsid w:val="005400B9"/>
    <w:rsid w:val="00564322"/>
    <w:rsid w:val="00592A8F"/>
    <w:rsid w:val="005B41E6"/>
    <w:rsid w:val="005B520E"/>
    <w:rsid w:val="005B535B"/>
    <w:rsid w:val="005C0885"/>
    <w:rsid w:val="005C6170"/>
    <w:rsid w:val="005E6E22"/>
    <w:rsid w:val="005F23E7"/>
    <w:rsid w:val="006108A4"/>
    <w:rsid w:val="0064628F"/>
    <w:rsid w:val="00681BE4"/>
    <w:rsid w:val="00694AD1"/>
    <w:rsid w:val="006B7878"/>
    <w:rsid w:val="006C086E"/>
    <w:rsid w:val="006C2189"/>
    <w:rsid w:val="006C4648"/>
    <w:rsid w:val="006F002A"/>
    <w:rsid w:val="006F45D4"/>
    <w:rsid w:val="007036A7"/>
    <w:rsid w:val="0072064C"/>
    <w:rsid w:val="0073785F"/>
    <w:rsid w:val="00740906"/>
    <w:rsid w:val="007422FB"/>
    <w:rsid w:val="007442B3"/>
    <w:rsid w:val="00753F7B"/>
    <w:rsid w:val="00753FDB"/>
    <w:rsid w:val="00763A5D"/>
    <w:rsid w:val="00770F8B"/>
    <w:rsid w:val="0078398E"/>
    <w:rsid w:val="00787B7E"/>
    <w:rsid w:val="00787C5A"/>
    <w:rsid w:val="007919DE"/>
    <w:rsid w:val="0079347B"/>
    <w:rsid w:val="007C0308"/>
    <w:rsid w:val="007E18CC"/>
    <w:rsid w:val="008014D2"/>
    <w:rsid w:val="008054BC"/>
    <w:rsid w:val="00812ED0"/>
    <w:rsid w:val="00817569"/>
    <w:rsid w:val="0082597F"/>
    <w:rsid w:val="00844875"/>
    <w:rsid w:val="008608EB"/>
    <w:rsid w:val="0088703F"/>
    <w:rsid w:val="008A385D"/>
    <w:rsid w:val="008A55B5"/>
    <w:rsid w:val="008A75C8"/>
    <w:rsid w:val="008E025B"/>
    <w:rsid w:val="008F420F"/>
    <w:rsid w:val="00902138"/>
    <w:rsid w:val="0093593B"/>
    <w:rsid w:val="0094360F"/>
    <w:rsid w:val="00952CDC"/>
    <w:rsid w:val="00962EDA"/>
    <w:rsid w:val="0097508D"/>
    <w:rsid w:val="009909CF"/>
    <w:rsid w:val="00A1263C"/>
    <w:rsid w:val="00A510F7"/>
    <w:rsid w:val="00A620AC"/>
    <w:rsid w:val="00A83E71"/>
    <w:rsid w:val="00AB5735"/>
    <w:rsid w:val="00AC6519"/>
    <w:rsid w:val="00AE7164"/>
    <w:rsid w:val="00B04207"/>
    <w:rsid w:val="00B074A9"/>
    <w:rsid w:val="00B347C4"/>
    <w:rsid w:val="00B46C7D"/>
    <w:rsid w:val="00B53B2B"/>
    <w:rsid w:val="00B64726"/>
    <w:rsid w:val="00BA7E0B"/>
    <w:rsid w:val="00C64619"/>
    <w:rsid w:val="00CB1404"/>
    <w:rsid w:val="00CB28DF"/>
    <w:rsid w:val="00CB66E6"/>
    <w:rsid w:val="00D027DB"/>
    <w:rsid w:val="00D028A3"/>
    <w:rsid w:val="00D345B9"/>
    <w:rsid w:val="00D601F4"/>
    <w:rsid w:val="00D77D95"/>
    <w:rsid w:val="00D9156D"/>
    <w:rsid w:val="00DD5450"/>
    <w:rsid w:val="00DE103D"/>
    <w:rsid w:val="00E259CE"/>
    <w:rsid w:val="00E3144D"/>
    <w:rsid w:val="00E34A82"/>
    <w:rsid w:val="00E676E3"/>
    <w:rsid w:val="00E818DA"/>
    <w:rsid w:val="00E827C8"/>
    <w:rsid w:val="00E83076"/>
    <w:rsid w:val="00E91219"/>
    <w:rsid w:val="00EA506F"/>
    <w:rsid w:val="00EC684F"/>
    <w:rsid w:val="00EE216F"/>
    <w:rsid w:val="00EE4362"/>
    <w:rsid w:val="00EF18D7"/>
    <w:rsid w:val="00EF1E8A"/>
    <w:rsid w:val="00EF3A1A"/>
    <w:rsid w:val="00F15D31"/>
    <w:rsid w:val="00F356B3"/>
    <w:rsid w:val="00F816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085274B4"/>
  <w15:chartTrackingRefBased/>
  <w15:docId w15:val="{932CF437-B994-4129-9671-424A4E8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A5D"/>
    <w:pPr>
      <w:ind w:firstLine="284"/>
      <w:jc w:val="both"/>
      <w:pPrChange w:id="0" w:author="SDN" w:date="2021-02-01T09:37:00Z">
        <w:pPr>
          <w:jc w:val="center"/>
        </w:pPr>
      </w:pPrChange>
    </w:pPr>
    <w:rPr>
      <w:rFonts w:ascii="Times New Roman" w:hAnsi="Times New Roman"/>
      <w:rPrChange w:id="0" w:author="SDN" w:date="2021-02-01T09:37:00Z">
        <w:rPr>
          <w:lang w:val="en-US" w:eastAsia="en-US" w:bidi="ar-SA"/>
        </w:rPr>
      </w:rPrChange>
    </w:rPr>
  </w:style>
  <w:style w:type="paragraph" w:styleId="Heading1">
    <w:name w:val="heading 1"/>
    <w:basedOn w:val="Normal"/>
    <w:next w:val="Normal"/>
    <w:link w:val="Heading1Char"/>
    <w:uiPriority w:val="99"/>
    <w:qFormat/>
    <w:rsid w:val="00344101"/>
    <w:pPr>
      <w:keepNext/>
      <w:keepLines/>
      <w:numPr>
        <w:numId w:val="4"/>
      </w:numPr>
      <w:tabs>
        <w:tab w:val="left" w:pos="216"/>
      </w:tabs>
      <w:spacing w:before="160" w:after="80"/>
      <w:ind w:firstLine="0"/>
      <w:jc w:val="center"/>
      <w:outlineLvl w:val="0"/>
      <w:pPrChange w:id="1" w:author="SDN" w:date="2021-02-01T10:46:00Z">
        <w:pPr>
          <w:keepNext/>
          <w:keepLines/>
          <w:numPr>
            <w:numId w:val="4"/>
          </w:numPr>
          <w:tabs>
            <w:tab w:val="left" w:pos="216"/>
            <w:tab w:val="num" w:pos="576"/>
          </w:tabs>
          <w:spacing w:before="160" w:after="80"/>
          <w:jc w:val="both"/>
          <w:outlineLvl w:val="0"/>
        </w:pPr>
      </w:pPrChange>
    </w:pPr>
    <w:rPr>
      <w:rFonts w:eastAsia="MS Mincho"/>
      <w:smallCaps/>
      <w:noProof/>
      <w:rPrChange w:id="1" w:author="SDN" w:date="2021-02-01T10:46:00Z">
        <w:rPr>
          <w:rFonts w:eastAsia="MS Mincho"/>
          <w:smallCaps/>
          <w:noProof/>
          <w:lang w:val="en-US" w:eastAsia="en-US" w:bidi="ar-SA"/>
        </w:rPr>
      </w:rPrChange>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44101"/>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nhideWhenUsed/>
    <w:rsid w:val="00E676E3"/>
    <w:pPr>
      <w:tabs>
        <w:tab w:val="center" w:pos="4680"/>
        <w:tab w:val="right" w:pos="9360"/>
      </w:tabs>
    </w:pPr>
  </w:style>
  <w:style w:type="character" w:customStyle="1" w:styleId="HeaderChar">
    <w:name w:val="Header Char"/>
    <w:link w:val="Header"/>
    <w:rsid w:val="00E676E3"/>
    <w:rPr>
      <w:rFonts w:ascii="Times New Roman" w:hAnsi="Times New Roman"/>
    </w:rPr>
  </w:style>
  <w:style w:type="paragraph" w:styleId="Footer">
    <w:name w:val="footer"/>
    <w:basedOn w:val="Normal"/>
    <w:link w:val="FooterChar"/>
    <w:uiPriority w:val="99"/>
    <w:unhideWhenUsed/>
    <w:rsid w:val="00E676E3"/>
    <w:pPr>
      <w:tabs>
        <w:tab w:val="center" w:pos="4680"/>
        <w:tab w:val="right" w:pos="9360"/>
      </w:tabs>
    </w:pPr>
  </w:style>
  <w:style w:type="character" w:customStyle="1" w:styleId="FooterChar">
    <w:name w:val="Footer Char"/>
    <w:link w:val="Footer"/>
    <w:uiPriority w:val="99"/>
    <w:rsid w:val="00E676E3"/>
    <w:rPr>
      <w:rFonts w:ascii="Times New Roman" w:hAnsi="Times New Roman"/>
    </w:rPr>
  </w:style>
  <w:style w:type="paragraph" w:styleId="ListParagraph">
    <w:name w:val="List Paragraph"/>
    <w:basedOn w:val="Normal"/>
    <w:uiPriority w:val="34"/>
    <w:qFormat/>
    <w:rsid w:val="0042176D"/>
    <w:pPr>
      <w:spacing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CB28D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REF"/>
    <w:basedOn w:val="Normal"/>
    <w:rsid w:val="00AB5735"/>
    <w:pPr>
      <w:numPr>
        <w:numId w:val="16"/>
      </w:numPr>
      <w:bidi/>
    </w:pPr>
    <w:rPr>
      <w:rFonts w:eastAsia="MS Mincho" w:cs="B Nazanin"/>
      <w:sz w:val="18"/>
      <w:lang w:bidi="fa-IR"/>
    </w:rPr>
  </w:style>
  <w:style w:type="paragraph" w:customStyle="1" w:styleId="ENREF">
    <w:name w:val="EN_REF"/>
    <w:basedOn w:val="REF"/>
    <w:rsid w:val="00AB5735"/>
    <w:pPr>
      <w:bidi w:val="0"/>
    </w:pPr>
  </w:style>
  <w:style w:type="character" w:styleId="CommentReference">
    <w:name w:val="annotation reference"/>
    <w:basedOn w:val="DefaultParagraphFont"/>
    <w:uiPriority w:val="99"/>
    <w:semiHidden/>
    <w:unhideWhenUsed/>
    <w:rsid w:val="003A31AB"/>
    <w:rPr>
      <w:sz w:val="16"/>
      <w:szCs w:val="16"/>
    </w:rPr>
  </w:style>
  <w:style w:type="paragraph" w:styleId="CommentText">
    <w:name w:val="annotation text"/>
    <w:basedOn w:val="Normal"/>
    <w:link w:val="CommentTextChar"/>
    <w:uiPriority w:val="99"/>
    <w:semiHidden/>
    <w:unhideWhenUsed/>
    <w:rsid w:val="003A31AB"/>
  </w:style>
  <w:style w:type="character" w:customStyle="1" w:styleId="CommentTextChar">
    <w:name w:val="Comment Text Char"/>
    <w:basedOn w:val="DefaultParagraphFont"/>
    <w:link w:val="CommentText"/>
    <w:uiPriority w:val="99"/>
    <w:semiHidden/>
    <w:rsid w:val="003A31A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A31AB"/>
    <w:rPr>
      <w:b/>
      <w:bCs/>
    </w:rPr>
  </w:style>
  <w:style w:type="character" w:customStyle="1" w:styleId="CommentSubjectChar">
    <w:name w:val="Comment Subject Char"/>
    <w:basedOn w:val="CommentTextChar"/>
    <w:link w:val="CommentSubject"/>
    <w:uiPriority w:val="99"/>
    <w:semiHidden/>
    <w:rsid w:val="003A31AB"/>
    <w:rPr>
      <w:rFonts w:ascii="Times New Roman" w:hAnsi="Times New Roman"/>
      <w:b/>
      <w:bCs/>
    </w:rPr>
  </w:style>
  <w:style w:type="paragraph" w:styleId="BalloonText">
    <w:name w:val="Balloon Text"/>
    <w:basedOn w:val="Normal"/>
    <w:link w:val="BalloonTextChar"/>
    <w:uiPriority w:val="99"/>
    <w:semiHidden/>
    <w:unhideWhenUsed/>
    <w:rsid w:val="003A31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1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164">
      <w:bodyDiv w:val="1"/>
      <w:marLeft w:val="0"/>
      <w:marRight w:val="0"/>
      <w:marTop w:val="0"/>
      <w:marBottom w:val="0"/>
      <w:divBdr>
        <w:top w:val="none" w:sz="0" w:space="0" w:color="auto"/>
        <w:left w:val="none" w:sz="0" w:space="0" w:color="auto"/>
        <w:bottom w:val="none" w:sz="0" w:space="0" w:color="auto"/>
        <w:right w:val="none" w:sz="0" w:space="0" w:color="auto"/>
      </w:divBdr>
    </w:div>
    <w:div w:id="201600627">
      <w:bodyDiv w:val="1"/>
      <w:marLeft w:val="0"/>
      <w:marRight w:val="0"/>
      <w:marTop w:val="0"/>
      <w:marBottom w:val="0"/>
      <w:divBdr>
        <w:top w:val="none" w:sz="0" w:space="0" w:color="auto"/>
        <w:left w:val="none" w:sz="0" w:space="0" w:color="auto"/>
        <w:bottom w:val="none" w:sz="0" w:space="0" w:color="auto"/>
        <w:right w:val="none" w:sz="0" w:space="0" w:color="auto"/>
      </w:divBdr>
    </w:div>
    <w:div w:id="478151848">
      <w:bodyDiv w:val="1"/>
      <w:marLeft w:val="0"/>
      <w:marRight w:val="0"/>
      <w:marTop w:val="0"/>
      <w:marBottom w:val="0"/>
      <w:divBdr>
        <w:top w:val="none" w:sz="0" w:space="0" w:color="auto"/>
        <w:left w:val="none" w:sz="0" w:space="0" w:color="auto"/>
        <w:bottom w:val="none" w:sz="0" w:space="0" w:color="auto"/>
        <w:right w:val="none" w:sz="0" w:space="0" w:color="auto"/>
      </w:divBdr>
    </w:div>
    <w:div w:id="503980008">
      <w:bodyDiv w:val="1"/>
      <w:marLeft w:val="0"/>
      <w:marRight w:val="0"/>
      <w:marTop w:val="0"/>
      <w:marBottom w:val="0"/>
      <w:divBdr>
        <w:top w:val="none" w:sz="0" w:space="0" w:color="auto"/>
        <w:left w:val="none" w:sz="0" w:space="0" w:color="auto"/>
        <w:bottom w:val="none" w:sz="0" w:space="0" w:color="auto"/>
        <w:right w:val="none" w:sz="0" w:space="0" w:color="auto"/>
      </w:divBdr>
    </w:div>
    <w:div w:id="1205370118">
      <w:bodyDiv w:val="1"/>
      <w:marLeft w:val="0"/>
      <w:marRight w:val="0"/>
      <w:marTop w:val="0"/>
      <w:marBottom w:val="0"/>
      <w:divBdr>
        <w:top w:val="none" w:sz="0" w:space="0" w:color="auto"/>
        <w:left w:val="none" w:sz="0" w:space="0" w:color="auto"/>
        <w:bottom w:val="none" w:sz="0" w:space="0" w:color="auto"/>
        <w:right w:val="none" w:sz="0" w:space="0" w:color="auto"/>
      </w:divBdr>
    </w:div>
    <w:div w:id="14023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31288-379E-4711-927B-AE21DEDA7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5</Pages>
  <Words>4084</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SDN</cp:lastModifiedBy>
  <cp:revision>58</cp:revision>
  <dcterms:created xsi:type="dcterms:W3CDTF">2021-01-30T21:57:00Z</dcterms:created>
  <dcterms:modified xsi:type="dcterms:W3CDTF">2021-02-01T08:50:00Z</dcterms:modified>
</cp:coreProperties>
</file>